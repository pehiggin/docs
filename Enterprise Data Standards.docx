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931" w:rsidRDefault="004F1514" w:rsidP="0013580D">
      <w:r>
        <w:rPr>
          <w:noProof/>
          <w:lang w:eastAsia="en-GB"/>
        </w:rPr>
        <mc:AlternateContent>
          <mc:Choice Requires="wps">
            <w:drawing>
              <wp:anchor distT="0" distB="0" distL="114300" distR="114300" simplePos="0" relativeHeight="251665408" behindDoc="0" locked="0" layoutInCell="1" allowOverlap="1" wp14:anchorId="639A93C8" wp14:editId="3C243FF1">
                <wp:simplePos x="0" y="0"/>
                <wp:positionH relativeFrom="column">
                  <wp:posOffset>-595630</wp:posOffset>
                </wp:positionH>
                <wp:positionV relativeFrom="paragraph">
                  <wp:posOffset>7759065</wp:posOffset>
                </wp:positionV>
                <wp:extent cx="4690745" cy="693420"/>
                <wp:effectExtent l="13970" t="5715" r="10160" b="571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69342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A72A5F" w:rsidRDefault="00A72A5F" w:rsidP="0013580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9A93C8" id="_x0000_t202" coordsize="21600,21600" o:spt="202" path="m,l,21600r21600,l21600,xe">
                <v:stroke joinstyle="miter"/>
                <v:path gradientshapeok="t" o:connecttype="rect"/>
              </v:shapetype>
              <v:shape id="Text Box 6" o:spid="_x0000_s1026" type="#_x0000_t202" style="position:absolute;margin-left:-46.9pt;margin-top:610.95pt;width:369.35pt;height:5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" fillcolor="white [3212]" strokecolor="white [3212]">
                <v:textbox>
                  <w:txbxContent>
                    <w:p w:rsidR="00A72A5F" w:rsidRDefault="00A72A5F" w:rsidP="0013580D"/>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55B5C3AF" wp14:editId="39210730">
                <wp:simplePos x="0" y="0"/>
                <wp:positionH relativeFrom="column">
                  <wp:posOffset>-403225</wp:posOffset>
                </wp:positionH>
                <wp:positionV relativeFrom="paragraph">
                  <wp:posOffset>4865370</wp:posOffset>
                </wp:positionV>
                <wp:extent cx="582930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0" cy="342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72A5F" w:rsidRPr="00F323E7" w:rsidRDefault="00A72A5F" w:rsidP="0013580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B5C3AF" id="Text Box 4" o:spid="_x0000_s1027" type="#_x0000_t202" style="position:absolute;margin-left:-31.75pt;margin-top:383.1pt;width:45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" filled="f" stroked="f">
                <v:path arrowok="t"/>
                <v:textbox inset="0,0,0,0">
                  <w:txbxContent>
                    <w:p w:rsidR="00A72A5F" w:rsidRPr="00F323E7" w:rsidRDefault="00A72A5F" w:rsidP="0013580D"/>
                  </w:txbxContent>
                </v:textbox>
                <w10:wrap type="square"/>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31D8485" wp14:editId="5E71B21D">
                <wp:simplePos x="0" y="0"/>
                <wp:positionH relativeFrom="column">
                  <wp:posOffset>-416560</wp:posOffset>
                </wp:positionH>
                <wp:positionV relativeFrom="paragraph">
                  <wp:posOffset>4293870</wp:posOffset>
                </wp:positionV>
                <wp:extent cx="5829300" cy="5715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0" cy="571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72A5F" w:rsidRPr="00F323E7" w:rsidRDefault="00A72A5F" w:rsidP="0013580D">
                            <w:pPr>
                              <w:pStyle w:val="Title"/>
                            </w:pPr>
                            <w:r>
                              <w:t>Enterprise Data Standards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1D8485" id="Text Box 2" o:spid="_x0000_s1028" type="#_x0000_t202" style="position:absolute;margin-left:-32.8pt;margin-top:338.1pt;width:459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" filled="f" stroked="f">
                <v:path arrowok="t"/>
                <v:textbox inset="0,0,0,0">
                  <w:txbxContent>
                    <w:p w:rsidR="00A72A5F" w:rsidRPr="00F323E7" w:rsidRDefault="00A72A5F" w:rsidP="0013580D">
                      <w:pPr>
                        <w:pStyle w:val="Title"/>
                      </w:pPr>
                      <w:r>
                        <w:t>Enterprise Data Standards</w:t>
                      </w:r>
                    </w:p>
                  </w:txbxContent>
                </v:textbox>
                <w10:wrap type="square"/>
              </v:shape>
            </w:pict>
          </mc:Fallback>
        </mc:AlternateContent>
      </w:r>
      <w:r w:rsidR="008041C7">
        <w:rPr>
          <w:noProof/>
          <w:lang w:eastAsia="en-GB"/>
        </w:rPr>
        <w:drawing>
          <wp:anchor distT="0" distB="0" distL="114300" distR="114300" simplePos="0" relativeHeight="251660288" behindDoc="1" locked="0" layoutInCell="1" allowOverlap="1" wp14:anchorId="4ACAED88" wp14:editId="660762EE">
            <wp:simplePos x="0" y="0"/>
            <wp:positionH relativeFrom="column">
              <wp:posOffset>-1132205</wp:posOffset>
            </wp:positionH>
            <wp:positionV relativeFrom="page">
              <wp:posOffset>0</wp:posOffset>
            </wp:positionV>
            <wp:extent cx="7557135" cy="10319385"/>
            <wp:effectExtent l="1905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tretch>
                      <a:fillRect/>
                    </a:stretch>
                  </pic:blipFill>
                  <pic:spPr bwMode="auto">
                    <a:xfrm>
                      <a:off x="0" y="0"/>
                      <a:ext cx="7557135" cy="10319385"/>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2931" w:rsidRPr="008041C7">
        <w:br w:type="page"/>
      </w:r>
    </w:p>
    <w:p w:rsidR="00486EC4" w:rsidRDefault="00486EC4" w:rsidP="00486EC4">
      <w:pPr>
        <w:pStyle w:val="Heading1"/>
      </w:pPr>
      <w:bookmarkStart w:id="0" w:name="_Toc443979458"/>
      <w:bookmarkStart w:id="1" w:name="_Toc444694125"/>
      <w:r>
        <w:t>Version Control</w:t>
      </w:r>
      <w:bookmarkEnd w:id="0"/>
      <w:bookmarkEnd w:id="1"/>
    </w:p>
    <w:tbl>
      <w:tblPr>
        <w:tblStyle w:val="TableGrid"/>
        <w:tblW w:w="8290" w:type="dxa"/>
        <w:tblLook w:val="04A0" w:firstRow="1" w:lastRow="0" w:firstColumn="1" w:lastColumn="0" w:noHBand="0" w:noVBand="1"/>
      </w:tblPr>
      <w:tblGrid>
        <w:gridCol w:w="846"/>
        <w:gridCol w:w="4987"/>
        <w:gridCol w:w="1249"/>
        <w:gridCol w:w="1208"/>
      </w:tblGrid>
      <w:tr w:rsidR="00FC2EE7" w:rsidRPr="004C4888" w:rsidTr="00FC2EE7">
        <w:trPr>
          <w:tblHeader/>
        </w:trPr>
        <w:tc>
          <w:tcPr>
            <w:tcW w:w="846" w:type="dxa"/>
            <w:shd w:val="clear" w:color="auto" w:fill="00B0F0"/>
          </w:tcPr>
          <w:p w:rsidR="00FC2EE7" w:rsidRPr="004C4888" w:rsidRDefault="00FC2EE7" w:rsidP="00E55FE3">
            <w:pPr>
              <w:rPr>
                <w:b/>
                <w:color w:val="FFFFFF" w:themeColor="background1"/>
              </w:rPr>
            </w:pPr>
            <w:r>
              <w:rPr>
                <w:b/>
                <w:color w:val="FFFFFF" w:themeColor="background1"/>
              </w:rPr>
              <w:t>Version</w:t>
            </w:r>
          </w:p>
        </w:tc>
        <w:tc>
          <w:tcPr>
            <w:tcW w:w="4987" w:type="dxa"/>
            <w:shd w:val="clear" w:color="auto" w:fill="00B0F0"/>
          </w:tcPr>
          <w:p w:rsidR="00FC2EE7" w:rsidRPr="004C4888" w:rsidRDefault="00FC2EE7" w:rsidP="00E55FE3">
            <w:pPr>
              <w:rPr>
                <w:b/>
                <w:color w:val="FFFFFF" w:themeColor="background1"/>
              </w:rPr>
            </w:pPr>
            <w:r>
              <w:rPr>
                <w:b/>
                <w:color w:val="FFFFFF" w:themeColor="background1"/>
              </w:rPr>
              <w:t>Changes</w:t>
            </w:r>
          </w:p>
        </w:tc>
        <w:tc>
          <w:tcPr>
            <w:tcW w:w="1249" w:type="dxa"/>
            <w:shd w:val="clear" w:color="auto" w:fill="00B0F0"/>
          </w:tcPr>
          <w:p w:rsidR="00FC2EE7" w:rsidRPr="004C4888" w:rsidRDefault="00FC2EE7" w:rsidP="00E55FE3">
            <w:pPr>
              <w:rPr>
                <w:b/>
                <w:color w:val="FFFFFF" w:themeColor="background1"/>
              </w:rPr>
            </w:pPr>
            <w:r>
              <w:rPr>
                <w:b/>
                <w:color w:val="FFFFFF" w:themeColor="background1"/>
              </w:rPr>
              <w:t>Author</w:t>
            </w:r>
          </w:p>
        </w:tc>
        <w:tc>
          <w:tcPr>
            <w:tcW w:w="1208" w:type="dxa"/>
            <w:shd w:val="clear" w:color="auto" w:fill="00B0F0"/>
          </w:tcPr>
          <w:p w:rsidR="00FC2EE7" w:rsidRDefault="00FC2EE7" w:rsidP="00E55FE3">
            <w:pPr>
              <w:rPr>
                <w:b/>
                <w:color w:val="FFFFFF" w:themeColor="background1"/>
              </w:rPr>
            </w:pPr>
            <w:r>
              <w:rPr>
                <w:b/>
                <w:color w:val="FFFFFF" w:themeColor="background1"/>
              </w:rPr>
              <w:t>Date</w:t>
            </w:r>
          </w:p>
        </w:tc>
      </w:tr>
      <w:tr w:rsidR="00FC2EE7" w:rsidTr="00FC2EE7">
        <w:tc>
          <w:tcPr>
            <w:tcW w:w="846" w:type="dxa"/>
          </w:tcPr>
          <w:p w:rsidR="00FC2EE7" w:rsidRDefault="00FC2EE7" w:rsidP="00E55FE3">
            <w:r>
              <w:t>0.1</w:t>
            </w:r>
          </w:p>
        </w:tc>
        <w:tc>
          <w:tcPr>
            <w:tcW w:w="4987" w:type="dxa"/>
          </w:tcPr>
          <w:p w:rsidR="00FC2EE7" w:rsidRDefault="00FC2EE7" w:rsidP="00486EC4">
            <w:r>
              <w:t>Initial draft</w:t>
            </w:r>
          </w:p>
        </w:tc>
        <w:tc>
          <w:tcPr>
            <w:tcW w:w="1249" w:type="dxa"/>
          </w:tcPr>
          <w:p w:rsidR="00FC2EE7" w:rsidRDefault="00FC2EE7" w:rsidP="00E55FE3">
            <w:r>
              <w:t>D Bennett</w:t>
            </w:r>
          </w:p>
        </w:tc>
        <w:tc>
          <w:tcPr>
            <w:tcW w:w="1208" w:type="dxa"/>
          </w:tcPr>
          <w:p w:rsidR="00FC2EE7" w:rsidRDefault="00FC2EE7" w:rsidP="00E55FE3">
            <w:r>
              <w:t>18/02/2016</w:t>
            </w:r>
          </w:p>
        </w:tc>
      </w:tr>
      <w:tr w:rsidR="00FC2EE7" w:rsidTr="00FC2EE7">
        <w:tc>
          <w:tcPr>
            <w:tcW w:w="846" w:type="dxa"/>
          </w:tcPr>
          <w:p w:rsidR="00FC2EE7" w:rsidRDefault="00FC2EE7" w:rsidP="00E55FE3">
            <w:r>
              <w:t>0.2</w:t>
            </w:r>
          </w:p>
        </w:tc>
        <w:tc>
          <w:tcPr>
            <w:tcW w:w="4987" w:type="dxa"/>
          </w:tcPr>
          <w:p w:rsidR="00FC2EE7" w:rsidRDefault="00F22581" w:rsidP="00E55FE3">
            <w:r>
              <w:t xml:space="preserve">Data </w:t>
            </w:r>
            <w:r w:rsidR="00FC2EE7">
              <w:t>Modelling Standards Included</w:t>
            </w:r>
          </w:p>
        </w:tc>
        <w:tc>
          <w:tcPr>
            <w:tcW w:w="1249" w:type="dxa"/>
          </w:tcPr>
          <w:p w:rsidR="00FC2EE7" w:rsidRDefault="00FC2EE7" w:rsidP="00E55FE3">
            <w:r>
              <w:t>D Bennett</w:t>
            </w:r>
          </w:p>
        </w:tc>
        <w:tc>
          <w:tcPr>
            <w:tcW w:w="1208" w:type="dxa"/>
          </w:tcPr>
          <w:p w:rsidR="00FC2EE7" w:rsidRDefault="00FC2EE7" w:rsidP="00E55FE3">
            <w:r>
              <w:t>22/02/2016</w:t>
            </w:r>
          </w:p>
        </w:tc>
      </w:tr>
      <w:tr w:rsidR="00FC2EE7" w:rsidTr="00FC2EE7">
        <w:tc>
          <w:tcPr>
            <w:tcW w:w="846" w:type="dxa"/>
          </w:tcPr>
          <w:p w:rsidR="00FC2EE7" w:rsidRDefault="00FC2EE7" w:rsidP="00E55FE3">
            <w:r>
              <w:t>0.3</w:t>
            </w:r>
          </w:p>
        </w:tc>
        <w:tc>
          <w:tcPr>
            <w:tcW w:w="4987" w:type="dxa"/>
          </w:tcPr>
          <w:p w:rsidR="00FC2EE7" w:rsidRDefault="00F22581" w:rsidP="00E55FE3">
            <w:r>
              <w:t>Conceptual Data Modelling</w:t>
            </w:r>
            <w:r w:rsidR="00FC2EE7">
              <w:t xml:space="preserve"> Standards Included</w:t>
            </w:r>
          </w:p>
        </w:tc>
        <w:tc>
          <w:tcPr>
            <w:tcW w:w="1249" w:type="dxa"/>
          </w:tcPr>
          <w:p w:rsidR="00FC2EE7" w:rsidRDefault="00FC2EE7" w:rsidP="00E55FE3">
            <w:r>
              <w:t>D Bennett</w:t>
            </w:r>
          </w:p>
        </w:tc>
        <w:tc>
          <w:tcPr>
            <w:tcW w:w="1208" w:type="dxa"/>
          </w:tcPr>
          <w:p w:rsidR="00FC2EE7" w:rsidRDefault="00FC2EE7" w:rsidP="00E55FE3">
            <w:r>
              <w:t>23/02/2016</w:t>
            </w:r>
          </w:p>
        </w:tc>
      </w:tr>
      <w:tr w:rsidR="00FC2EE7" w:rsidTr="00FC2EE7">
        <w:tc>
          <w:tcPr>
            <w:tcW w:w="846" w:type="dxa"/>
          </w:tcPr>
          <w:p w:rsidR="00FC2EE7" w:rsidRDefault="00DC1C24" w:rsidP="00E55FE3">
            <w:r>
              <w:t>0.4</w:t>
            </w:r>
          </w:p>
        </w:tc>
        <w:tc>
          <w:tcPr>
            <w:tcW w:w="4987" w:type="dxa"/>
          </w:tcPr>
          <w:p w:rsidR="00FC2EE7" w:rsidRDefault="00DC1C24" w:rsidP="00E55FE3">
            <w:r>
              <w:t>Further refinement</w:t>
            </w:r>
          </w:p>
        </w:tc>
        <w:tc>
          <w:tcPr>
            <w:tcW w:w="1249" w:type="dxa"/>
          </w:tcPr>
          <w:p w:rsidR="00FC2EE7" w:rsidRDefault="00DC1C24" w:rsidP="00E55FE3">
            <w:r>
              <w:t>D Bennett</w:t>
            </w:r>
          </w:p>
        </w:tc>
        <w:tc>
          <w:tcPr>
            <w:tcW w:w="1208" w:type="dxa"/>
          </w:tcPr>
          <w:p w:rsidR="00FC2EE7" w:rsidRDefault="00DC1C24" w:rsidP="00E55FE3">
            <w:r>
              <w:t>02/03/2016</w:t>
            </w:r>
          </w:p>
        </w:tc>
      </w:tr>
      <w:tr w:rsidR="00FC2EE7" w:rsidTr="00FC2EE7">
        <w:tc>
          <w:tcPr>
            <w:tcW w:w="846" w:type="dxa"/>
          </w:tcPr>
          <w:p w:rsidR="00FC2EE7" w:rsidRDefault="00983D07" w:rsidP="00E55FE3">
            <w:r>
              <w:t>0.5</w:t>
            </w:r>
          </w:p>
        </w:tc>
        <w:tc>
          <w:tcPr>
            <w:tcW w:w="4987" w:type="dxa"/>
          </w:tcPr>
          <w:p w:rsidR="00FC2EE7" w:rsidRDefault="00983D07" w:rsidP="00E55FE3">
            <w:r>
              <w:t>Further refinement</w:t>
            </w:r>
          </w:p>
        </w:tc>
        <w:tc>
          <w:tcPr>
            <w:tcW w:w="1249" w:type="dxa"/>
          </w:tcPr>
          <w:p w:rsidR="00FC2EE7" w:rsidRDefault="00983D07" w:rsidP="00E55FE3">
            <w:r>
              <w:t>D Bennett</w:t>
            </w:r>
          </w:p>
        </w:tc>
        <w:tc>
          <w:tcPr>
            <w:tcW w:w="1208" w:type="dxa"/>
          </w:tcPr>
          <w:p w:rsidR="00FC2EE7" w:rsidRDefault="00983D07" w:rsidP="00E55FE3">
            <w:r>
              <w:t>08/08/2016</w:t>
            </w:r>
          </w:p>
        </w:tc>
      </w:tr>
      <w:tr w:rsidR="00FC2EE7" w:rsidTr="00FC2EE7">
        <w:tc>
          <w:tcPr>
            <w:tcW w:w="846" w:type="dxa"/>
          </w:tcPr>
          <w:p w:rsidR="00FC2EE7" w:rsidRDefault="00FC2EE7" w:rsidP="00E55FE3"/>
        </w:tc>
        <w:tc>
          <w:tcPr>
            <w:tcW w:w="4987" w:type="dxa"/>
          </w:tcPr>
          <w:p w:rsidR="00FC2EE7" w:rsidRDefault="00FC2EE7" w:rsidP="00E55FE3"/>
        </w:tc>
        <w:tc>
          <w:tcPr>
            <w:tcW w:w="1249" w:type="dxa"/>
          </w:tcPr>
          <w:p w:rsidR="00FC2EE7" w:rsidRDefault="00FC2EE7" w:rsidP="00E55FE3"/>
        </w:tc>
        <w:tc>
          <w:tcPr>
            <w:tcW w:w="1208" w:type="dxa"/>
          </w:tcPr>
          <w:p w:rsidR="00FC2EE7" w:rsidRDefault="00FC2EE7" w:rsidP="00E55FE3"/>
        </w:tc>
      </w:tr>
      <w:tr w:rsidR="00FC2EE7" w:rsidTr="00FC2EE7">
        <w:tc>
          <w:tcPr>
            <w:tcW w:w="846" w:type="dxa"/>
          </w:tcPr>
          <w:p w:rsidR="00FC2EE7" w:rsidRDefault="00FC2EE7" w:rsidP="00E55FE3"/>
        </w:tc>
        <w:tc>
          <w:tcPr>
            <w:tcW w:w="4987" w:type="dxa"/>
          </w:tcPr>
          <w:p w:rsidR="00FC2EE7" w:rsidRDefault="00FC2EE7" w:rsidP="00E55FE3"/>
        </w:tc>
        <w:tc>
          <w:tcPr>
            <w:tcW w:w="1249" w:type="dxa"/>
          </w:tcPr>
          <w:p w:rsidR="00FC2EE7" w:rsidRDefault="00FC2EE7" w:rsidP="00E55FE3"/>
        </w:tc>
        <w:tc>
          <w:tcPr>
            <w:tcW w:w="1208" w:type="dxa"/>
          </w:tcPr>
          <w:p w:rsidR="00FC2EE7" w:rsidRDefault="00FC2EE7" w:rsidP="00E55FE3"/>
        </w:tc>
      </w:tr>
      <w:tr w:rsidR="00FC2EE7" w:rsidTr="00FC2EE7">
        <w:tc>
          <w:tcPr>
            <w:tcW w:w="846" w:type="dxa"/>
          </w:tcPr>
          <w:p w:rsidR="00FC2EE7" w:rsidRDefault="00FC2EE7" w:rsidP="00E55FE3"/>
        </w:tc>
        <w:tc>
          <w:tcPr>
            <w:tcW w:w="4987" w:type="dxa"/>
          </w:tcPr>
          <w:p w:rsidR="00FC2EE7" w:rsidRDefault="00FC2EE7" w:rsidP="00E55FE3"/>
        </w:tc>
        <w:tc>
          <w:tcPr>
            <w:tcW w:w="1249" w:type="dxa"/>
          </w:tcPr>
          <w:p w:rsidR="00FC2EE7" w:rsidRDefault="00FC2EE7" w:rsidP="00E55FE3"/>
        </w:tc>
        <w:tc>
          <w:tcPr>
            <w:tcW w:w="1208" w:type="dxa"/>
          </w:tcPr>
          <w:p w:rsidR="00FC2EE7" w:rsidRDefault="00FC2EE7" w:rsidP="00E55FE3"/>
        </w:tc>
      </w:tr>
      <w:tr w:rsidR="00FC2EE7" w:rsidTr="00FC2EE7">
        <w:tc>
          <w:tcPr>
            <w:tcW w:w="846" w:type="dxa"/>
          </w:tcPr>
          <w:p w:rsidR="00FC2EE7" w:rsidRDefault="00FC2EE7" w:rsidP="00E55FE3"/>
        </w:tc>
        <w:tc>
          <w:tcPr>
            <w:tcW w:w="4987" w:type="dxa"/>
          </w:tcPr>
          <w:p w:rsidR="00FC2EE7" w:rsidRDefault="00FC2EE7" w:rsidP="00E55FE3"/>
        </w:tc>
        <w:tc>
          <w:tcPr>
            <w:tcW w:w="1249" w:type="dxa"/>
          </w:tcPr>
          <w:p w:rsidR="00FC2EE7" w:rsidRDefault="00FC2EE7" w:rsidP="00E55FE3"/>
        </w:tc>
        <w:tc>
          <w:tcPr>
            <w:tcW w:w="1208" w:type="dxa"/>
          </w:tcPr>
          <w:p w:rsidR="00FC2EE7" w:rsidRDefault="00FC2EE7" w:rsidP="00E55FE3"/>
        </w:tc>
      </w:tr>
    </w:tbl>
    <w:p w:rsidR="00486EC4" w:rsidRDefault="00486EC4">
      <w:pPr>
        <w:rPr>
          <w:rFonts w:eastAsiaTheme="majorEastAsia" w:cstheme="majorBidi"/>
          <w:b/>
          <w:bCs/>
          <w:color w:val="595959" w:themeColor="text1" w:themeTint="A6"/>
          <w:sz w:val="44"/>
          <w:szCs w:val="32"/>
        </w:rPr>
      </w:pPr>
      <w:r>
        <w:br w:type="page"/>
      </w:r>
    </w:p>
    <w:p w:rsidR="00136C91" w:rsidRDefault="00136C91" w:rsidP="00136C91">
      <w:pPr>
        <w:pStyle w:val="Heading1"/>
      </w:pPr>
      <w:bookmarkStart w:id="2" w:name="_Toc443979459"/>
      <w:bookmarkStart w:id="3" w:name="_Toc444694126"/>
      <w:r>
        <w:t>Table of Contents</w:t>
      </w:r>
      <w:bookmarkEnd w:id="2"/>
      <w:bookmarkEnd w:id="3"/>
    </w:p>
    <w:p w:rsidR="00AD1B50" w:rsidRDefault="00136C91" w:rsidP="00AD1B50">
      <w:pPr>
        <w:pStyle w:val="TOC1"/>
        <w:tabs>
          <w:tab w:val="right" w:leader="dot" w:pos="8290"/>
        </w:tabs>
        <w:rPr>
          <w:rFonts w:asciiTheme="minorHAnsi" w:hAnsiTheme="minorHAnsi"/>
          <w:noProof/>
          <w:color w:val="auto"/>
          <w:sz w:val="22"/>
          <w:szCs w:val="22"/>
          <w:lang w:eastAsia="en-GB"/>
        </w:rPr>
      </w:pPr>
      <w:r>
        <w:fldChar w:fldCharType="begin"/>
      </w:r>
      <w:r>
        <w:instrText xml:space="preserve"> TOC \o "1-2" \h \z \u </w:instrText>
      </w:r>
      <w:r>
        <w:fldChar w:fldCharType="separate"/>
      </w:r>
    </w:p>
    <w:p w:rsidR="00AD1B50" w:rsidRDefault="00BF1B3B">
      <w:pPr>
        <w:pStyle w:val="TOC1"/>
        <w:tabs>
          <w:tab w:val="right" w:leader="dot" w:pos="8290"/>
        </w:tabs>
        <w:rPr>
          <w:rFonts w:asciiTheme="minorHAnsi" w:hAnsiTheme="minorHAnsi"/>
          <w:noProof/>
          <w:color w:val="auto"/>
          <w:sz w:val="22"/>
          <w:szCs w:val="22"/>
          <w:lang w:eastAsia="en-GB"/>
        </w:rPr>
      </w:pPr>
      <w:hyperlink w:anchor="_Toc444694127" w:history="1">
        <w:r w:rsidR="00AD1B50" w:rsidRPr="0025366A">
          <w:rPr>
            <w:rStyle w:val="Hyperlink"/>
            <w:noProof/>
          </w:rPr>
          <w:t>Purpose</w:t>
        </w:r>
        <w:r w:rsidR="00AD1B50">
          <w:rPr>
            <w:noProof/>
            <w:webHidden/>
          </w:rPr>
          <w:tab/>
        </w:r>
        <w:r w:rsidR="00AD1B50">
          <w:rPr>
            <w:noProof/>
            <w:webHidden/>
          </w:rPr>
          <w:fldChar w:fldCharType="begin"/>
        </w:r>
        <w:r w:rsidR="00AD1B50">
          <w:rPr>
            <w:noProof/>
            <w:webHidden/>
          </w:rPr>
          <w:instrText xml:space="preserve"> PAGEREF _Toc444694127 \h </w:instrText>
        </w:r>
        <w:r w:rsidR="00AD1B50">
          <w:rPr>
            <w:noProof/>
            <w:webHidden/>
          </w:rPr>
        </w:r>
        <w:r w:rsidR="00AD1B50">
          <w:rPr>
            <w:noProof/>
            <w:webHidden/>
          </w:rPr>
          <w:fldChar w:fldCharType="separate"/>
        </w:r>
        <w:r w:rsidR="00AD1B50">
          <w:rPr>
            <w:noProof/>
            <w:webHidden/>
          </w:rPr>
          <w:t>4</w:t>
        </w:r>
        <w:r w:rsidR="00AD1B50">
          <w:rPr>
            <w:noProof/>
            <w:webHidden/>
          </w:rPr>
          <w:fldChar w:fldCharType="end"/>
        </w:r>
      </w:hyperlink>
    </w:p>
    <w:p w:rsidR="00AD1B50" w:rsidRDefault="00BF1B3B">
      <w:pPr>
        <w:pStyle w:val="TOC1"/>
        <w:tabs>
          <w:tab w:val="right" w:leader="dot" w:pos="8290"/>
        </w:tabs>
        <w:rPr>
          <w:rFonts w:asciiTheme="minorHAnsi" w:hAnsiTheme="minorHAnsi"/>
          <w:noProof/>
          <w:color w:val="auto"/>
          <w:sz w:val="22"/>
          <w:szCs w:val="22"/>
          <w:lang w:eastAsia="en-GB"/>
        </w:rPr>
      </w:pPr>
      <w:hyperlink w:anchor="_Toc444694128" w:history="1">
        <w:r w:rsidR="00AD1B50" w:rsidRPr="0025366A">
          <w:rPr>
            <w:rStyle w:val="Hyperlink"/>
            <w:noProof/>
          </w:rPr>
          <w:t>Scope</w:t>
        </w:r>
        <w:r w:rsidR="00AD1B50">
          <w:rPr>
            <w:noProof/>
            <w:webHidden/>
          </w:rPr>
          <w:tab/>
        </w:r>
        <w:r w:rsidR="00AD1B50">
          <w:rPr>
            <w:noProof/>
            <w:webHidden/>
          </w:rPr>
          <w:fldChar w:fldCharType="begin"/>
        </w:r>
        <w:r w:rsidR="00AD1B50">
          <w:rPr>
            <w:noProof/>
            <w:webHidden/>
          </w:rPr>
          <w:instrText xml:space="preserve"> PAGEREF _Toc444694128 \h </w:instrText>
        </w:r>
        <w:r w:rsidR="00AD1B50">
          <w:rPr>
            <w:noProof/>
            <w:webHidden/>
          </w:rPr>
        </w:r>
        <w:r w:rsidR="00AD1B50">
          <w:rPr>
            <w:noProof/>
            <w:webHidden/>
          </w:rPr>
          <w:fldChar w:fldCharType="separate"/>
        </w:r>
        <w:r w:rsidR="00AD1B50">
          <w:rPr>
            <w:noProof/>
            <w:webHidden/>
          </w:rPr>
          <w:t>4</w:t>
        </w:r>
        <w:r w:rsidR="00AD1B50">
          <w:rPr>
            <w:noProof/>
            <w:webHidden/>
          </w:rPr>
          <w:fldChar w:fldCharType="end"/>
        </w:r>
      </w:hyperlink>
    </w:p>
    <w:p w:rsidR="00AD1B50" w:rsidRDefault="00BF1B3B">
      <w:pPr>
        <w:pStyle w:val="TOC1"/>
        <w:tabs>
          <w:tab w:val="right" w:leader="dot" w:pos="8290"/>
        </w:tabs>
        <w:rPr>
          <w:rFonts w:asciiTheme="minorHAnsi" w:hAnsiTheme="minorHAnsi"/>
          <w:noProof/>
          <w:color w:val="auto"/>
          <w:sz w:val="22"/>
          <w:szCs w:val="22"/>
          <w:lang w:eastAsia="en-GB"/>
        </w:rPr>
      </w:pPr>
      <w:hyperlink w:anchor="_Toc444694129" w:history="1">
        <w:r w:rsidR="00AD1B50" w:rsidRPr="0025366A">
          <w:rPr>
            <w:rStyle w:val="Hyperlink"/>
            <w:noProof/>
          </w:rPr>
          <w:t>Data Modelling</w:t>
        </w:r>
        <w:r w:rsidR="00AD1B50">
          <w:rPr>
            <w:noProof/>
            <w:webHidden/>
          </w:rPr>
          <w:tab/>
        </w:r>
        <w:r w:rsidR="00AD1B50">
          <w:rPr>
            <w:noProof/>
            <w:webHidden/>
          </w:rPr>
          <w:fldChar w:fldCharType="begin"/>
        </w:r>
        <w:r w:rsidR="00AD1B50">
          <w:rPr>
            <w:noProof/>
            <w:webHidden/>
          </w:rPr>
          <w:instrText xml:space="preserve"> PAGEREF _Toc444694129 \h </w:instrText>
        </w:r>
        <w:r w:rsidR="00AD1B50">
          <w:rPr>
            <w:noProof/>
            <w:webHidden/>
          </w:rPr>
        </w:r>
        <w:r w:rsidR="00AD1B50">
          <w:rPr>
            <w:noProof/>
            <w:webHidden/>
          </w:rPr>
          <w:fldChar w:fldCharType="separate"/>
        </w:r>
        <w:r w:rsidR="00AD1B50">
          <w:rPr>
            <w:noProof/>
            <w:webHidden/>
          </w:rPr>
          <w:t>5</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0" w:history="1">
        <w:r w:rsidR="00AD1B50" w:rsidRPr="0025366A">
          <w:rPr>
            <w:rStyle w:val="Hyperlink"/>
            <w:noProof/>
          </w:rPr>
          <w:t>Overview of Framework</w:t>
        </w:r>
        <w:r w:rsidR="00AD1B50">
          <w:rPr>
            <w:noProof/>
            <w:webHidden/>
          </w:rPr>
          <w:tab/>
        </w:r>
        <w:r w:rsidR="00AD1B50">
          <w:rPr>
            <w:noProof/>
            <w:webHidden/>
          </w:rPr>
          <w:fldChar w:fldCharType="begin"/>
        </w:r>
        <w:r w:rsidR="00AD1B50">
          <w:rPr>
            <w:noProof/>
            <w:webHidden/>
          </w:rPr>
          <w:instrText xml:space="preserve"> PAGEREF _Toc444694130 \h </w:instrText>
        </w:r>
        <w:r w:rsidR="00AD1B50">
          <w:rPr>
            <w:noProof/>
            <w:webHidden/>
          </w:rPr>
        </w:r>
        <w:r w:rsidR="00AD1B50">
          <w:rPr>
            <w:noProof/>
            <w:webHidden/>
          </w:rPr>
          <w:fldChar w:fldCharType="separate"/>
        </w:r>
        <w:r w:rsidR="00AD1B50">
          <w:rPr>
            <w:noProof/>
            <w:webHidden/>
          </w:rPr>
          <w:t>5</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1" w:history="1">
        <w:r w:rsidR="00AD1B50" w:rsidRPr="0025366A">
          <w:rPr>
            <w:rStyle w:val="Hyperlink"/>
            <w:noProof/>
          </w:rPr>
          <w:t>Enterprise Architecture Models &amp; Objects</w:t>
        </w:r>
        <w:r w:rsidR="00AD1B50">
          <w:rPr>
            <w:noProof/>
            <w:webHidden/>
          </w:rPr>
          <w:tab/>
        </w:r>
        <w:r w:rsidR="00AD1B50">
          <w:rPr>
            <w:noProof/>
            <w:webHidden/>
          </w:rPr>
          <w:fldChar w:fldCharType="begin"/>
        </w:r>
        <w:r w:rsidR="00AD1B50">
          <w:rPr>
            <w:noProof/>
            <w:webHidden/>
          </w:rPr>
          <w:instrText xml:space="preserve"> PAGEREF _Toc444694131 \h </w:instrText>
        </w:r>
        <w:r w:rsidR="00AD1B50">
          <w:rPr>
            <w:noProof/>
            <w:webHidden/>
          </w:rPr>
        </w:r>
        <w:r w:rsidR="00AD1B50">
          <w:rPr>
            <w:noProof/>
            <w:webHidden/>
          </w:rPr>
          <w:fldChar w:fldCharType="separate"/>
        </w:r>
        <w:r w:rsidR="00AD1B50">
          <w:rPr>
            <w:noProof/>
            <w:webHidden/>
          </w:rPr>
          <w:t>5</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2" w:history="1">
        <w:r w:rsidR="00AD1B50" w:rsidRPr="0025366A">
          <w:rPr>
            <w:rStyle w:val="Hyperlink"/>
            <w:noProof/>
          </w:rPr>
          <w:t>Data Models</w:t>
        </w:r>
        <w:r w:rsidR="00AD1B50">
          <w:rPr>
            <w:noProof/>
            <w:webHidden/>
          </w:rPr>
          <w:tab/>
        </w:r>
        <w:r w:rsidR="00AD1B50">
          <w:rPr>
            <w:noProof/>
            <w:webHidden/>
          </w:rPr>
          <w:fldChar w:fldCharType="begin"/>
        </w:r>
        <w:r w:rsidR="00AD1B50">
          <w:rPr>
            <w:noProof/>
            <w:webHidden/>
          </w:rPr>
          <w:instrText xml:space="preserve"> PAGEREF _Toc444694132 \h </w:instrText>
        </w:r>
        <w:r w:rsidR="00AD1B50">
          <w:rPr>
            <w:noProof/>
            <w:webHidden/>
          </w:rPr>
        </w:r>
        <w:r w:rsidR="00AD1B50">
          <w:rPr>
            <w:noProof/>
            <w:webHidden/>
          </w:rPr>
          <w:fldChar w:fldCharType="separate"/>
        </w:r>
        <w:r w:rsidR="00AD1B50">
          <w:rPr>
            <w:noProof/>
            <w:webHidden/>
          </w:rPr>
          <w:t>7</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3" w:history="1">
        <w:r w:rsidR="00AD1B50" w:rsidRPr="0025366A">
          <w:rPr>
            <w:rStyle w:val="Hyperlink"/>
            <w:noProof/>
          </w:rPr>
          <w:t>Risk/Reward based approach</w:t>
        </w:r>
        <w:r w:rsidR="00AD1B50">
          <w:rPr>
            <w:noProof/>
            <w:webHidden/>
          </w:rPr>
          <w:tab/>
        </w:r>
        <w:r w:rsidR="00AD1B50">
          <w:rPr>
            <w:noProof/>
            <w:webHidden/>
          </w:rPr>
          <w:fldChar w:fldCharType="begin"/>
        </w:r>
        <w:r w:rsidR="00AD1B50">
          <w:rPr>
            <w:noProof/>
            <w:webHidden/>
          </w:rPr>
          <w:instrText xml:space="preserve"> PAGEREF _Toc444694133 \h </w:instrText>
        </w:r>
        <w:r w:rsidR="00AD1B50">
          <w:rPr>
            <w:noProof/>
            <w:webHidden/>
          </w:rPr>
        </w:r>
        <w:r w:rsidR="00AD1B50">
          <w:rPr>
            <w:noProof/>
            <w:webHidden/>
          </w:rPr>
          <w:fldChar w:fldCharType="separate"/>
        </w:r>
        <w:r w:rsidR="00AD1B50">
          <w:rPr>
            <w:noProof/>
            <w:webHidden/>
          </w:rPr>
          <w:t>8</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4" w:history="1">
        <w:r w:rsidR="00AD1B50" w:rsidRPr="0025366A">
          <w:rPr>
            <w:rStyle w:val="Hyperlink"/>
            <w:noProof/>
          </w:rPr>
          <w:t>Enterprise Architecture Data Modelling Standards</w:t>
        </w:r>
        <w:r w:rsidR="00AD1B50">
          <w:rPr>
            <w:noProof/>
            <w:webHidden/>
          </w:rPr>
          <w:tab/>
        </w:r>
        <w:r w:rsidR="00AD1B50">
          <w:rPr>
            <w:noProof/>
            <w:webHidden/>
          </w:rPr>
          <w:fldChar w:fldCharType="begin"/>
        </w:r>
        <w:r w:rsidR="00AD1B50">
          <w:rPr>
            <w:noProof/>
            <w:webHidden/>
          </w:rPr>
          <w:instrText xml:space="preserve"> PAGEREF _Toc444694134 \h </w:instrText>
        </w:r>
        <w:r w:rsidR="00AD1B50">
          <w:rPr>
            <w:noProof/>
            <w:webHidden/>
          </w:rPr>
        </w:r>
        <w:r w:rsidR="00AD1B50">
          <w:rPr>
            <w:noProof/>
            <w:webHidden/>
          </w:rPr>
          <w:fldChar w:fldCharType="separate"/>
        </w:r>
        <w:r w:rsidR="00AD1B50">
          <w:rPr>
            <w:noProof/>
            <w:webHidden/>
          </w:rPr>
          <w:t>9</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5" w:history="1">
        <w:r w:rsidR="00AD1B50" w:rsidRPr="0025366A">
          <w:rPr>
            <w:rStyle w:val="Hyperlink"/>
            <w:noProof/>
          </w:rPr>
          <w:t>Relational Modelling Standards</w:t>
        </w:r>
        <w:r w:rsidR="00AD1B50">
          <w:rPr>
            <w:noProof/>
            <w:webHidden/>
          </w:rPr>
          <w:tab/>
        </w:r>
        <w:r w:rsidR="00AD1B50">
          <w:rPr>
            <w:noProof/>
            <w:webHidden/>
          </w:rPr>
          <w:fldChar w:fldCharType="begin"/>
        </w:r>
        <w:r w:rsidR="00AD1B50">
          <w:rPr>
            <w:noProof/>
            <w:webHidden/>
          </w:rPr>
          <w:instrText xml:space="preserve"> PAGEREF _Toc444694135 \h </w:instrText>
        </w:r>
        <w:r w:rsidR="00AD1B50">
          <w:rPr>
            <w:noProof/>
            <w:webHidden/>
          </w:rPr>
        </w:r>
        <w:r w:rsidR="00AD1B50">
          <w:rPr>
            <w:noProof/>
            <w:webHidden/>
          </w:rPr>
          <w:fldChar w:fldCharType="separate"/>
        </w:r>
        <w:r w:rsidR="00AD1B50">
          <w:rPr>
            <w:noProof/>
            <w:webHidden/>
          </w:rPr>
          <w:t>12</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6" w:history="1">
        <w:r w:rsidR="00AD1B50" w:rsidRPr="0025366A">
          <w:rPr>
            <w:rStyle w:val="Hyperlink"/>
            <w:noProof/>
          </w:rPr>
          <w:t>External Data Modelling Standards</w:t>
        </w:r>
        <w:r w:rsidR="00AD1B50">
          <w:rPr>
            <w:noProof/>
            <w:webHidden/>
          </w:rPr>
          <w:tab/>
        </w:r>
        <w:r w:rsidR="00AD1B50">
          <w:rPr>
            <w:noProof/>
            <w:webHidden/>
          </w:rPr>
          <w:fldChar w:fldCharType="begin"/>
        </w:r>
        <w:r w:rsidR="00AD1B50">
          <w:rPr>
            <w:noProof/>
            <w:webHidden/>
          </w:rPr>
          <w:instrText xml:space="preserve"> PAGEREF _Toc444694136 \h </w:instrText>
        </w:r>
        <w:r w:rsidR="00AD1B50">
          <w:rPr>
            <w:noProof/>
            <w:webHidden/>
          </w:rPr>
        </w:r>
        <w:r w:rsidR="00AD1B50">
          <w:rPr>
            <w:noProof/>
            <w:webHidden/>
          </w:rPr>
          <w:fldChar w:fldCharType="separate"/>
        </w:r>
        <w:r w:rsidR="00AD1B50">
          <w:rPr>
            <w:noProof/>
            <w:webHidden/>
          </w:rPr>
          <w:t>16</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7" w:history="1">
        <w:r w:rsidR="00AD1B50" w:rsidRPr="0025366A">
          <w:rPr>
            <w:rStyle w:val="Hyperlink"/>
            <w:noProof/>
          </w:rPr>
          <w:t>Dimensional Modelling Standards</w:t>
        </w:r>
        <w:r w:rsidR="00AD1B50">
          <w:rPr>
            <w:noProof/>
            <w:webHidden/>
          </w:rPr>
          <w:tab/>
        </w:r>
        <w:r w:rsidR="00AD1B50">
          <w:rPr>
            <w:noProof/>
            <w:webHidden/>
          </w:rPr>
          <w:fldChar w:fldCharType="begin"/>
        </w:r>
        <w:r w:rsidR="00AD1B50">
          <w:rPr>
            <w:noProof/>
            <w:webHidden/>
          </w:rPr>
          <w:instrText xml:space="preserve"> PAGEREF _Toc444694137 \h </w:instrText>
        </w:r>
        <w:r w:rsidR="00AD1B50">
          <w:rPr>
            <w:noProof/>
            <w:webHidden/>
          </w:rPr>
        </w:r>
        <w:r w:rsidR="00AD1B50">
          <w:rPr>
            <w:noProof/>
            <w:webHidden/>
          </w:rPr>
          <w:fldChar w:fldCharType="separate"/>
        </w:r>
        <w:r w:rsidR="00AD1B50">
          <w:rPr>
            <w:noProof/>
            <w:webHidden/>
          </w:rPr>
          <w:t>19</w:t>
        </w:r>
        <w:r w:rsidR="00AD1B50">
          <w:rPr>
            <w:noProof/>
            <w:webHidden/>
          </w:rPr>
          <w:fldChar w:fldCharType="end"/>
        </w:r>
      </w:hyperlink>
    </w:p>
    <w:p w:rsidR="00AD1B50" w:rsidRDefault="00BF1B3B">
      <w:pPr>
        <w:pStyle w:val="TOC1"/>
        <w:tabs>
          <w:tab w:val="right" w:leader="dot" w:pos="8290"/>
        </w:tabs>
        <w:rPr>
          <w:rFonts w:asciiTheme="minorHAnsi" w:hAnsiTheme="minorHAnsi"/>
          <w:noProof/>
          <w:color w:val="auto"/>
          <w:sz w:val="22"/>
          <w:szCs w:val="22"/>
          <w:lang w:eastAsia="en-GB"/>
        </w:rPr>
      </w:pPr>
      <w:hyperlink w:anchor="_Toc444694138" w:history="1">
        <w:r w:rsidR="00AD1B50" w:rsidRPr="0025366A">
          <w:rPr>
            <w:rStyle w:val="Hyperlink"/>
            <w:noProof/>
          </w:rPr>
          <w:t>Naming Standards</w:t>
        </w:r>
        <w:r w:rsidR="00AD1B50">
          <w:rPr>
            <w:noProof/>
            <w:webHidden/>
          </w:rPr>
          <w:tab/>
        </w:r>
        <w:r w:rsidR="00AD1B50">
          <w:rPr>
            <w:noProof/>
            <w:webHidden/>
          </w:rPr>
          <w:fldChar w:fldCharType="begin"/>
        </w:r>
        <w:r w:rsidR="00AD1B50">
          <w:rPr>
            <w:noProof/>
            <w:webHidden/>
          </w:rPr>
          <w:instrText xml:space="preserve"> PAGEREF _Toc444694138 \h </w:instrText>
        </w:r>
        <w:r w:rsidR="00AD1B50">
          <w:rPr>
            <w:noProof/>
            <w:webHidden/>
          </w:rPr>
        </w:r>
        <w:r w:rsidR="00AD1B50">
          <w:rPr>
            <w:noProof/>
            <w:webHidden/>
          </w:rPr>
          <w:fldChar w:fldCharType="separate"/>
        </w:r>
        <w:r w:rsidR="00AD1B50">
          <w:rPr>
            <w:noProof/>
            <w:webHidden/>
          </w:rPr>
          <w:t>21</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39" w:history="1">
        <w:r w:rsidR="00AD1B50" w:rsidRPr="0025366A">
          <w:rPr>
            <w:rStyle w:val="Hyperlink"/>
            <w:noProof/>
          </w:rPr>
          <w:t>Scope</w:t>
        </w:r>
        <w:r w:rsidR="00AD1B50">
          <w:rPr>
            <w:noProof/>
            <w:webHidden/>
          </w:rPr>
          <w:tab/>
        </w:r>
        <w:r w:rsidR="00AD1B50">
          <w:rPr>
            <w:noProof/>
            <w:webHidden/>
          </w:rPr>
          <w:fldChar w:fldCharType="begin"/>
        </w:r>
        <w:r w:rsidR="00AD1B50">
          <w:rPr>
            <w:noProof/>
            <w:webHidden/>
          </w:rPr>
          <w:instrText xml:space="preserve"> PAGEREF _Toc444694139 \h </w:instrText>
        </w:r>
        <w:r w:rsidR="00AD1B50">
          <w:rPr>
            <w:noProof/>
            <w:webHidden/>
          </w:rPr>
        </w:r>
        <w:r w:rsidR="00AD1B50">
          <w:rPr>
            <w:noProof/>
            <w:webHidden/>
          </w:rPr>
          <w:fldChar w:fldCharType="separate"/>
        </w:r>
        <w:r w:rsidR="00AD1B50">
          <w:rPr>
            <w:noProof/>
            <w:webHidden/>
          </w:rPr>
          <w:t>21</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0" w:history="1">
        <w:r w:rsidR="00AD1B50" w:rsidRPr="0025366A">
          <w:rPr>
            <w:rStyle w:val="Hyperlink"/>
            <w:noProof/>
          </w:rPr>
          <w:t>General Rules</w:t>
        </w:r>
        <w:r w:rsidR="00AD1B50">
          <w:rPr>
            <w:noProof/>
            <w:webHidden/>
          </w:rPr>
          <w:tab/>
        </w:r>
        <w:r w:rsidR="00AD1B50">
          <w:rPr>
            <w:noProof/>
            <w:webHidden/>
          </w:rPr>
          <w:fldChar w:fldCharType="begin"/>
        </w:r>
        <w:r w:rsidR="00AD1B50">
          <w:rPr>
            <w:noProof/>
            <w:webHidden/>
          </w:rPr>
          <w:instrText xml:space="preserve"> PAGEREF _Toc444694140 \h </w:instrText>
        </w:r>
        <w:r w:rsidR="00AD1B50">
          <w:rPr>
            <w:noProof/>
            <w:webHidden/>
          </w:rPr>
        </w:r>
        <w:r w:rsidR="00AD1B50">
          <w:rPr>
            <w:noProof/>
            <w:webHidden/>
          </w:rPr>
          <w:fldChar w:fldCharType="separate"/>
        </w:r>
        <w:r w:rsidR="00AD1B50">
          <w:rPr>
            <w:noProof/>
            <w:webHidden/>
          </w:rPr>
          <w:t>21</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1" w:history="1">
        <w:r w:rsidR="00AD1B50" w:rsidRPr="0025366A">
          <w:rPr>
            <w:rStyle w:val="Hyperlink"/>
            <w:noProof/>
          </w:rPr>
          <w:t>Entity Names</w:t>
        </w:r>
        <w:r w:rsidR="00AD1B50">
          <w:rPr>
            <w:noProof/>
            <w:webHidden/>
          </w:rPr>
          <w:tab/>
        </w:r>
        <w:r w:rsidR="00AD1B50">
          <w:rPr>
            <w:noProof/>
            <w:webHidden/>
          </w:rPr>
          <w:fldChar w:fldCharType="begin"/>
        </w:r>
        <w:r w:rsidR="00AD1B50">
          <w:rPr>
            <w:noProof/>
            <w:webHidden/>
          </w:rPr>
          <w:instrText xml:space="preserve"> PAGEREF _Toc444694141 \h </w:instrText>
        </w:r>
        <w:r w:rsidR="00AD1B50">
          <w:rPr>
            <w:noProof/>
            <w:webHidden/>
          </w:rPr>
        </w:r>
        <w:r w:rsidR="00AD1B50">
          <w:rPr>
            <w:noProof/>
            <w:webHidden/>
          </w:rPr>
          <w:fldChar w:fldCharType="separate"/>
        </w:r>
        <w:r w:rsidR="00AD1B50">
          <w:rPr>
            <w:noProof/>
            <w:webHidden/>
          </w:rPr>
          <w:t>23</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2" w:history="1">
        <w:r w:rsidR="00AD1B50" w:rsidRPr="0025366A">
          <w:rPr>
            <w:rStyle w:val="Hyperlink"/>
            <w:noProof/>
          </w:rPr>
          <w:t>Attribute Names</w:t>
        </w:r>
        <w:r w:rsidR="00AD1B50">
          <w:rPr>
            <w:noProof/>
            <w:webHidden/>
          </w:rPr>
          <w:tab/>
        </w:r>
        <w:r w:rsidR="00AD1B50">
          <w:rPr>
            <w:noProof/>
            <w:webHidden/>
          </w:rPr>
          <w:fldChar w:fldCharType="begin"/>
        </w:r>
        <w:r w:rsidR="00AD1B50">
          <w:rPr>
            <w:noProof/>
            <w:webHidden/>
          </w:rPr>
          <w:instrText xml:space="preserve"> PAGEREF _Toc444694142 \h </w:instrText>
        </w:r>
        <w:r w:rsidR="00AD1B50">
          <w:rPr>
            <w:noProof/>
            <w:webHidden/>
          </w:rPr>
        </w:r>
        <w:r w:rsidR="00AD1B50">
          <w:rPr>
            <w:noProof/>
            <w:webHidden/>
          </w:rPr>
          <w:fldChar w:fldCharType="separate"/>
        </w:r>
        <w:r w:rsidR="00AD1B50">
          <w:rPr>
            <w:noProof/>
            <w:webHidden/>
          </w:rPr>
          <w:t>23</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3" w:history="1">
        <w:r w:rsidR="00AD1B50" w:rsidRPr="0025366A">
          <w:rPr>
            <w:rStyle w:val="Hyperlink"/>
            <w:noProof/>
          </w:rPr>
          <w:t>Guidelines when constructing an attribute name</w:t>
        </w:r>
        <w:r w:rsidR="00AD1B50">
          <w:rPr>
            <w:noProof/>
            <w:webHidden/>
          </w:rPr>
          <w:tab/>
        </w:r>
        <w:r w:rsidR="00AD1B50">
          <w:rPr>
            <w:noProof/>
            <w:webHidden/>
          </w:rPr>
          <w:fldChar w:fldCharType="begin"/>
        </w:r>
        <w:r w:rsidR="00AD1B50">
          <w:rPr>
            <w:noProof/>
            <w:webHidden/>
          </w:rPr>
          <w:instrText xml:space="preserve"> PAGEREF _Toc444694143 \h </w:instrText>
        </w:r>
        <w:r w:rsidR="00AD1B50">
          <w:rPr>
            <w:noProof/>
            <w:webHidden/>
          </w:rPr>
        </w:r>
        <w:r w:rsidR="00AD1B50">
          <w:rPr>
            <w:noProof/>
            <w:webHidden/>
          </w:rPr>
          <w:fldChar w:fldCharType="separate"/>
        </w:r>
        <w:r w:rsidR="00AD1B50">
          <w:rPr>
            <w:noProof/>
            <w:webHidden/>
          </w:rPr>
          <w:t>26</w:t>
        </w:r>
        <w:r w:rsidR="00AD1B50">
          <w:rPr>
            <w:noProof/>
            <w:webHidden/>
          </w:rPr>
          <w:fldChar w:fldCharType="end"/>
        </w:r>
      </w:hyperlink>
    </w:p>
    <w:p w:rsidR="00AD1B50" w:rsidRDefault="00BF1B3B">
      <w:pPr>
        <w:pStyle w:val="TOC1"/>
        <w:tabs>
          <w:tab w:val="right" w:leader="dot" w:pos="8290"/>
        </w:tabs>
        <w:rPr>
          <w:rFonts w:asciiTheme="minorHAnsi" w:hAnsiTheme="minorHAnsi"/>
          <w:noProof/>
          <w:color w:val="auto"/>
          <w:sz w:val="22"/>
          <w:szCs w:val="22"/>
          <w:lang w:eastAsia="en-GB"/>
        </w:rPr>
      </w:pPr>
      <w:hyperlink w:anchor="_Toc444694144" w:history="1">
        <w:r w:rsidR="00AD1B50" w:rsidRPr="0025366A">
          <w:rPr>
            <w:rStyle w:val="Hyperlink"/>
            <w:noProof/>
          </w:rPr>
          <w:t>Definitions &amp; Comments</w:t>
        </w:r>
        <w:r w:rsidR="00AD1B50">
          <w:rPr>
            <w:noProof/>
            <w:webHidden/>
          </w:rPr>
          <w:tab/>
        </w:r>
        <w:r w:rsidR="00AD1B50">
          <w:rPr>
            <w:noProof/>
            <w:webHidden/>
          </w:rPr>
          <w:fldChar w:fldCharType="begin"/>
        </w:r>
        <w:r w:rsidR="00AD1B50">
          <w:rPr>
            <w:noProof/>
            <w:webHidden/>
          </w:rPr>
          <w:instrText xml:space="preserve"> PAGEREF _Toc444694144 \h </w:instrText>
        </w:r>
        <w:r w:rsidR="00AD1B50">
          <w:rPr>
            <w:noProof/>
            <w:webHidden/>
          </w:rPr>
        </w:r>
        <w:r w:rsidR="00AD1B50">
          <w:rPr>
            <w:noProof/>
            <w:webHidden/>
          </w:rPr>
          <w:fldChar w:fldCharType="separate"/>
        </w:r>
        <w:r w:rsidR="00AD1B50">
          <w:rPr>
            <w:noProof/>
            <w:webHidden/>
          </w:rPr>
          <w:t>27</w:t>
        </w:r>
        <w:r w:rsidR="00AD1B50">
          <w:rPr>
            <w:noProof/>
            <w:webHidden/>
          </w:rPr>
          <w:fldChar w:fldCharType="end"/>
        </w:r>
      </w:hyperlink>
    </w:p>
    <w:p w:rsidR="00AD1B50" w:rsidRDefault="00BF1B3B">
      <w:pPr>
        <w:pStyle w:val="TOC1"/>
        <w:tabs>
          <w:tab w:val="right" w:leader="dot" w:pos="8290"/>
        </w:tabs>
        <w:rPr>
          <w:rFonts w:asciiTheme="minorHAnsi" w:hAnsiTheme="minorHAnsi"/>
          <w:noProof/>
          <w:color w:val="auto"/>
          <w:sz w:val="22"/>
          <w:szCs w:val="22"/>
          <w:lang w:eastAsia="en-GB"/>
        </w:rPr>
      </w:pPr>
      <w:hyperlink w:anchor="_Toc444694145" w:history="1">
        <w:r w:rsidR="00AD1B50" w:rsidRPr="0025366A">
          <w:rPr>
            <w:rStyle w:val="Hyperlink"/>
            <w:noProof/>
          </w:rPr>
          <w:t>Appendix</w:t>
        </w:r>
        <w:r w:rsidR="00AD1B50">
          <w:rPr>
            <w:noProof/>
            <w:webHidden/>
          </w:rPr>
          <w:tab/>
        </w:r>
        <w:r w:rsidR="00AD1B50">
          <w:rPr>
            <w:noProof/>
            <w:webHidden/>
          </w:rPr>
          <w:fldChar w:fldCharType="begin"/>
        </w:r>
        <w:r w:rsidR="00AD1B50">
          <w:rPr>
            <w:noProof/>
            <w:webHidden/>
          </w:rPr>
          <w:instrText xml:space="preserve"> PAGEREF _Toc444694145 \h </w:instrText>
        </w:r>
        <w:r w:rsidR="00AD1B50">
          <w:rPr>
            <w:noProof/>
            <w:webHidden/>
          </w:rPr>
        </w:r>
        <w:r w:rsidR="00AD1B50">
          <w:rPr>
            <w:noProof/>
            <w:webHidden/>
          </w:rPr>
          <w:fldChar w:fldCharType="separate"/>
        </w:r>
        <w:r w:rsidR="00AD1B50">
          <w:rPr>
            <w:noProof/>
            <w:webHidden/>
          </w:rPr>
          <w:t>28</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6" w:history="1">
        <w:r w:rsidR="00AD1B50" w:rsidRPr="0025366A">
          <w:rPr>
            <w:rStyle w:val="Hyperlink"/>
            <w:noProof/>
          </w:rPr>
          <w:t>Class Terms (Domains)</w:t>
        </w:r>
        <w:r w:rsidR="00AD1B50">
          <w:rPr>
            <w:noProof/>
            <w:webHidden/>
          </w:rPr>
          <w:tab/>
        </w:r>
        <w:r w:rsidR="00AD1B50">
          <w:rPr>
            <w:noProof/>
            <w:webHidden/>
          </w:rPr>
          <w:fldChar w:fldCharType="begin"/>
        </w:r>
        <w:r w:rsidR="00AD1B50">
          <w:rPr>
            <w:noProof/>
            <w:webHidden/>
          </w:rPr>
          <w:instrText xml:space="preserve"> PAGEREF _Toc444694146 \h </w:instrText>
        </w:r>
        <w:r w:rsidR="00AD1B50">
          <w:rPr>
            <w:noProof/>
            <w:webHidden/>
          </w:rPr>
        </w:r>
        <w:r w:rsidR="00AD1B50">
          <w:rPr>
            <w:noProof/>
            <w:webHidden/>
          </w:rPr>
          <w:fldChar w:fldCharType="separate"/>
        </w:r>
        <w:r w:rsidR="00AD1B50">
          <w:rPr>
            <w:noProof/>
            <w:webHidden/>
          </w:rPr>
          <w:t>28</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7" w:history="1">
        <w:r w:rsidR="00AD1B50" w:rsidRPr="0025366A">
          <w:rPr>
            <w:rStyle w:val="Hyperlink"/>
            <w:noProof/>
          </w:rPr>
          <w:t>Approved Acronyms, Initialisms &amp; Abbreviations</w:t>
        </w:r>
        <w:r w:rsidR="00AD1B50">
          <w:rPr>
            <w:noProof/>
            <w:webHidden/>
          </w:rPr>
          <w:tab/>
        </w:r>
        <w:r w:rsidR="00AD1B50">
          <w:rPr>
            <w:noProof/>
            <w:webHidden/>
          </w:rPr>
          <w:fldChar w:fldCharType="begin"/>
        </w:r>
        <w:r w:rsidR="00AD1B50">
          <w:rPr>
            <w:noProof/>
            <w:webHidden/>
          </w:rPr>
          <w:instrText xml:space="preserve"> PAGEREF _Toc444694147 \h </w:instrText>
        </w:r>
        <w:r w:rsidR="00AD1B50">
          <w:rPr>
            <w:noProof/>
            <w:webHidden/>
          </w:rPr>
        </w:r>
        <w:r w:rsidR="00AD1B50">
          <w:rPr>
            <w:noProof/>
            <w:webHidden/>
          </w:rPr>
          <w:fldChar w:fldCharType="separate"/>
        </w:r>
        <w:r w:rsidR="00AD1B50">
          <w:rPr>
            <w:noProof/>
            <w:webHidden/>
          </w:rPr>
          <w:t>29</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8" w:history="1">
        <w:r w:rsidR="00AD1B50" w:rsidRPr="0025366A">
          <w:rPr>
            <w:rStyle w:val="Hyperlink"/>
            <w:noProof/>
          </w:rPr>
          <w:t>Normal Forms</w:t>
        </w:r>
        <w:r w:rsidR="00AD1B50">
          <w:rPr>
            <w:noProof/>
            <w:webHidden/>
          </w:rPr>
          <w:tab/>
        </w:r>
        <w:r w:rsidR="00AD1B50">
          <w:rPr>
            <w:noProof/>
            <w:webHidden/>
          </w:rPr>
          <w:fldChar w:fldCharType="begin"/>
        </w:r>
        <w:r w:rsidR="00AD1B50">
          <w:rPr>
            <w:noProof/>
            <w:webHidden/>
          </w:rPr>
          <w:instrText xml:space="preserve"> PAGEREF _Toc444694148 \h </w:instrText>
        </w:r>
        <w:r w:rsidR="00AD1B50">
          <w:rPr>
            <w:noProof/>
            <w:webHidden/>
          </w:rPr>
        </w:r>
        <w:r w:rsidR="00AD1B50">
          <w:rPr>
            <w:noProof/>
            <w:webHidden/>
          </w:rPr>
          <w:fldChar w:fldCharType="separate"/>
        </w:r>
        <w:r w:rsidR="00AD1B50">
          <w:rPr>
            <w:noProof/>
            <w:webHidden/>
          </w:rPr>
          <w:t>30</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49" w:history="1">
        <w:r w:rsidR="00AD1B50" w:rsidRPr="0025366A">
          <w:rPr>
            <w:rStyle w:val="Hyperlink"/>
            <w:noProof/>
          </w:rPr>
          <w:t>Definitions - ISO/IEC 11179-4:2004(E)</w:t>
        </w:r>
        <w:r w:rsidR="00AD1B50">
          <w:rPr>
            <w:noProof/>
            <w:webHidden/>
          </w:rPr>
          <w:tab/>
        </w:r>
        <w:r w:rsidR="00AD1B50">
          <w:rPr>
            <w:noProof/>
            <w:webHidden/>
          </w:rPr>
          <w:fldChar w:fldCharType="begin"/>
        </w:r>
        <w:r w:rsidR="00AD1B50">
          <w:rPr>
            <w:noProof/>
            <w:webHidden/>
          </w:rPr>
          <w:instrText xml:space="preserve"> PAGEREF _Toc444694149 \h </w:instrText>
        </w:r>
        <w:r w:rsidR="00AD1B50">
          <w:rPr>
            <w:noProof/>
            <w:webHidden/>
          </w:rPr>
        </w:r>
        <w:r w:rsidR="00AD1B50">
          <w:rPr>
            <w:noProof/>
            <w:webHidden/>
          </w:rPr>
          <w:fldChar w:fldCharType="separate"/>
        </w:r>
        <w:r w:rsidR="00AD1B50">
          <w:rPr>
            <w:noProof/>
            <w:webHidden/>
          </w:rPr>
          <w:t>35</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50" w:history="1">
        <w:r w:rsidR="00AD1B50" w:rsidRPr="0025366A">
          <w:rPr>
            <w:rStyle w:val="Hyperlink"/>
            <w:noProof/>
          </w:rPr>
          <w:t>Parts of Speech</w:t>
        </w:r>
        <w:r w:rsidR="00AD1B50">
          <w:rPr>
            <w:noProof/>
            <w:webHidden/>
          </w:rPr>
          <w:tab/>
        </w:r>
        <w:r w:rsidR="00AD1B50">
          <w:rPr>
            <w:noProof/>
            <w:webHidden/>
          </w:rPr>
          <w:fldChar w:fldCharType="begin"/>
        </w:r>
        <w:r w:rsidR="00AD1B50">
          <w:rPr>
            <w:noProof/>
            <w:webHidden/>
          </w:rPr>
          <w:instrText xml:space="preserve"> PAGEREF _Toc444694150 \h </w:instrText>
        </w:r>
        <w:r w:rsidR="00AD1B50">
          <w:rPr>
            <w:noProof/>
            <w:webHidden/>
          </w:rPr>
        </w:r>
        <w:r w:rsidR="00AD1B50">
          <w:rPr>
            <w:noProof/>
            <w:webHidden/>
          </w:rPr>
          <w:fldChar w:fldCharType="separate"/>
        </w:r>
        <w:r w:rsidR="00AD1B50">
          <w:rPr>
            <w:noProof/>
            <w:webHidden/>
          </w:rPr>
          <w:t>40</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51" w:history="1">
        <w:r w:rsidR="00AD1B50" w:rsidRPr="0025366A">
          <w:rPr>
            <w:rStyle w:val="Hyperlink"/>
            <w:rFonts w:eastAsia="Times New Roman"/>
            <w:noProof/>
            <w:lang w:eastAsia="en-GB"/>
          </w:rPr>
          <w:t>Reserved Words</w:t>
        </w:r>
        <w:r w:rsidR="00AD1B50">
          <w:rPr>
            <w:noProof/>
            <w:webHidden/>
          </w:rPr>
          <w:tab/>
        </w:r>
        <w:r w:rsidR="00AD1B50">
          <w:rPr>
            <w:noProof/>
            <w:webHidden/>
          </w:rPr>
          <w:fldChar w:fldCharType="begin"/>
        </w:r>
        <w:r w:rsidR="00AD1B50">
          <w:rPr>
            <w:noProof/>
            <w:webHidden/>
          </w:rPr>
          <w:instrText xml:space="preserve"> PAGEREF _Toc444694151 \h </w:instrText>
        </w:r>
        <w:r w:rsidR="00AD1B50">
          <w:rPr>
            <w:noProof/>
            <w:webHidden/>
          </w:rPr>
        </w:r>
        <w:r w:rsidR="00AD1B50">
          <w:rPr>
            <w:noProof/>
            <w:webHidden/>
          </w:rPr>
          <w:fldChar w:fldCharType="separate"/>
        </w:r>
        <w:r w:rsidR="00AD1B50">
          <w:rPr>
            <w:noProof/>
            <w:webHidden/>
          </w:rPr>
          <w:t>41</w:t>
        </w:r>
        <w:r w:rsidR="00AD1B50">
          <w:rPr>
            <w:noProof/>
            <w:webHidden/>
          </w:rPr>
          <w:fldChar w:fldCharType="end"/>
        </w:r>
      </w:hyperlink>
    </w:p>
    <w:p w:rsidR="00AD1B50" w:rsidRDefault="00BF1B3B">
      <w:pPr>
        <w:pStyle w:val="TOC2"/>
        <w:tabs>
          <w:tab w:val="right" w:leader="dot" w:pos="8290"/>
        </w:tabs>
        <w:rPr>
          <w:rFonts w:asciiTheme="minorHAnsi" w:hAnsiTheme="minorHAnsi"/>
          <w:noProof/>
          <w:color w:val="auto"/>
          <w:sz w:val="22"/>
          <w:szCs w:val="22"/>
          <w:lang w:eastAsia="en-GB"/>
        </w:rPr>
      </w:pPr>
      <w:hyperlink w:anchor="_Toc444694152" w:history="1">
        <w:r w:rsidR="00AD1B50" w:rsidRPr="0025366A">
          <w:rPr>
            <w:rStyle w:val="Hyperlink"/>
            <w:rFonts w:eastAsia="Times New Roman"/>
            <w:noProof/>
            <w:lang w:eastAsia="en-GB"/>
          </w:rPr>
          <w:t>Glossary</w:t>
        </w:r>
        <w:r w:rsidR="00AD1B50">
          <w:rPr>
            <w:noProof/>
            <w:webHidden/>
          </w:rPr>
          <w:tab/>
        </w:r>
        <w:r w:rsidR="00AD1B50">
          <w:rPr>
            <w:noProof/>
            <w:webHidden/>
          </w:rPr>
          <w:fldChar w:fldCharType="begin"/>
        </w:r>
        <w:r w:rsidR="00AD1B50">
          <w:rPr>
            <w:noProof/>
            <w:webHidden/>
          </w:rPr>
          <w:instrText xml:space="preserve"> PAGEREF _Toc444694152 \h </w:instrText>
        </w:r>
        <w:r w:rsidR="00AD1B50">
          <w:rPr>
            <w:noProof/>
            <w:webHidden/>
          </w:rPr>
        </w:r>
        <w:r w:rsidR="00AD1B50">
          <w:rPr>
            <w:noProof/>
            <w:webHidden/>
          </w:rPr>
          <w:fldChar w:fldCharType="separate"/>
        </w:r>
        <w:r w:rsidR="00AD1B50">
          <w:rPr>
            <w:noProof/>
            <w:webHidden/>
          </w:rPr>
          <w:t>57</w:t>
        </w:r>
        <w:r w:rsidR="00AD1B50">
          <w:rPr>
            <w:noProof/>
            <w:webHidden/>
          </w:rPr>
          <w:fldChar w:fldCharType="end"/>
        </w:r>
      </w:hyperlink>
    </w:p>
    <w:p w:rsidR="00136C91" w:rsidRDefault="00136C91">
      <w:pPr>
        <w:rPr>
          <w:rFonts w:eastAsiaTheme="majorEastAsia" w:cstheme="majorBidi"/>
          <w:b/>
          <w:bCs/>
          <w:color w:val="595959" w:themeColor="text1" w:themeTint="A6"/>
          <w:sz w:val="44"/>
          <w:szCs w:val="32"/>
        </w:rPr>
      </w:pPr>
      <w:r>
        <w:fldChar w:fldCharType="end"/>
      </w:r>
      <w:r>
        <w:br w:type="page"/>
      </w:r>
    </w:p>
    <w:p w:rsidR="00942931" w:rsidRPr="005D27C3" w:rsidRDefault="0013580D" w:rsidP="0013580D">
      <w:pPr>
        <w:pStyle w:val="Heading1"/>
      </w:pPr>
      <w:bookmarkStart w:id="4" w:name="_Toc444694127"/>
      <w:r>
        <w:t>Purpose</w:t>
      </w:r>
      <w:bookmarkEnd w:id="4"/>
    </w:p>
    <w:p w:rsidR="005D27C3" w:rsidRDefault="005D27C3" w:rsidP="0013580D">
      <w:r w:rsidRPr="005D27C3">
        <w:t xml:space="preserve">This document provides guidelines and standards for data naming, </w:t>
      </w:r>
      <w:r w:rsidR="0013580D">
        <w:t xml:space="preserve">data </w:t>
      </w:r>
      <w:r w:rsidRPr="005D27C3">
        <w:t>types and data modelling. It is intended to provide consistency</w:t>
      </w:r>
      <w:r>
        <w:t xml:space="preserve"> across the disciplines, leading to greater </w:t>
      </w:r>
      <w:r w:rsidR="0013580D">
        <w:t xml:space="preserve">compatibility and </w:t>
      </w:r>
      <w:r>
        <w:t>reuse of data</w:t>
      </w:r>
      <w:r w:rsidR="0013580D">
        <w:t>, and fit with business reporting tools</w:t>
      </w:r>
      <w:r>
        <w:t>.</w:t>
      </w:r>
    </w:p>
    <w:p w:rsidR="000F01AB" w:rsidRDefault="000F01AB" w:rsidP="000F01AB">
      <w:pPr>
        <w:pStyle w:val="Heading1"/>
      </w:pPr>
      <w:bookmarkStart w:id="5" w:name="_Toc444694128"/>
      <w:r>
        <w:t>Scope</w:t>
      </w:r>
      <w:bookmarkEnd w:id="5"/>
    </w:p>
    <w:p w:rsidR="00CB49A0" w:rsidRPr="00CB49A0" w:rsidRDefault="00CB49A0" w:rsidP="00CB49A0">
      <w:r>
        <w:t>The table below depicts the applicability of the rules and modelling standards to different types of information.</w:t>
      </w:r>
    </w:p>
    <w:p w:rsidR="000F01AB" w:rsidRDefault="000F01AB" w:rsidP="000F01AB"/>
    <w:p w:rsidR="000F01AB" w:rsidRDefault="000F01AB" w:rsidP="000F01AB">
      <w:r w:rsidRPr="005E4454">
        <w:rPr>
          <w:b/>
        </w:rPr>
        <w:t>Structured data</w:t>
      </w:r>
      <w:r>
        <w:t xml:space="preserve"> has a high degree of organisation, where its content is organised, and is machine readable. It includes relational database tables, sensor data, and most structured files, XML and JSON documents.</w:t>
      </w:r>
    </w:p>
    <w:p w:rsidR="000F01AB" w:rsidRDefault="000F01AB" w:rsidP="000F01AB"/>
    <w:p w:rsidR="000F01AB" w:rsidRDefault="000F01AB" w:rsidP="000F01AB">
      <w:r w:rsidRPr="005E4454">
        <w:rPr>
          <w:b/>
        </w:rPr>
        <w:t>Unstructured data</w:t>
      </w:r>
      <w:r>
        <w:t xml:space="preserve"> has less organisation, and often procedural processing is required to derive meaning from it using a computer. It includes documents, images, and blocks of text without defined context such as social media streams. It</w:t>
      </w:r>
      <w:r w:rsidR="006552FA">
        <w:t>s structure</w:t>
      </w:r>
      <w:r>
        <w:t xml:space="preserve"> cannot be modelled by traditional means.</w:t>
      </w:r>
    </w:p>
    <w:p w:rsidR="000F01AB" w:rsidRPr="005E4454" w:rsidRDefault="000F01AB" w:rsidP="000F01AB"/>
    <w:tbl>
      <w:tblPr>
        <w:tblStyle w:val="TableGrid"/>
        <w:tblW w:w="8290" w:type="dxa"/>
        <w:tblLook w:val="04A0" w:firstRow="1" w:lastRow="0" w:firstColumn="1" w:lastColumn="0" w:noHBand="0" w:noVBand="1"/>
      </w:tblPr>
      <w:tblGrid>
        <w:gridCol w:w="1617"/>
        <w:gridCol w:w="3051"/>
        <w:gridCol w:w="1218"/>
        <w:gridCol w:w="1073"/>
        <w:gridCol w:w="1331"/>
      </w:tblGrid>
      <w:tr w:rsidR="000F01AB" w:rsidRPr="004C4888" w:rsidTr="00223F5E">
        <w:trPr>
          <w:tblHeader/>
        </w:trPr>
        <w:tc>
          <w:tcPr>
            <w:tcW w:w="1617" w:type="dxa"/>
            <w:shd w:val="clear" w:color="auto" w:fill="00B0F0"/>
          </w:tcPr>
          <w:p w:rsidR="000F01AB" w:rsidRPr="004C4888" w:rsidRDefault="00CB49A0" w:rsidP="00223F5E">
            <w:pPr>
              <w:rPr>
                <w:b/>
                <w:color w:val="FFFFFF" w:themeColor="background1"/>
              </w:rPr>
            </w:pPr>
            <w:r>
              <w:rPr>
                <w:b/>
                <w:color w:val="FFFFFF" w:themeColor="background1"/>
              </w:rPr>
              <w:t>Standard</w:t>
            </w:r>
          </w:p>
        </w:tc>
        <w:tc>
          <w:tcPr>
            <w:tcW w:w="3051" w:type="dxa"/>
            <w:shd w:val="clear" w:color="auto" w:fill="00B0F0"/>
          </w:tcPr>
          <w:p w:rsidR="000F01AB" w:rsidRDefault="000F01AB" w:rsidP="00223F5E">
            <w:pPr>
              <w:rPr>
                <w:b/>
                <w:color w:val="FFFFFF" w:themeColor="background1"/>
              </w:rPr>
            </w:pPr>
            <w:r>
              <w:rPr>
                <w:b/>
                <w:color w:val="FFFFFF" w:themeColor="background1"/>
              </w:rPr>
              <w:t>Depicts</w:t>
            </w:r>
          </w:p>
        </w:tc>
        <w:tc>
          <w:tcPr>
            <w:tcW w:w="1218" w:type="dxa"/>
            <w:shd w:val="clear" w:color="auto" w:fill="00B0F0"/>
          </w:tcPr>
          <w:p w:rsidR="000F01AB" w:rsidRDefault="000F01AB" w:rsidP="00223F5E">
            <w:pPr>
              <w:jc w:val="center"/>
              <w:rPr>
                <w:b/>
                <w:color w:val="FFFFFF" w:themeColor="background1"/>
              </w:rPr>
            </w:pPr>
            <w:r>
              <w:rPr>
                <w:b/>
                <w:color w:val="FFFFFF" w:themeColor="background1"/>
              </w:rPr>
              <w:t>Type</w:t>
            </w:r>
          </w:p>
        </w:tc>
        <w:tc>
          <w:tcPr>
            <w:tcW w:w="1073" w:type="dxa"/>
            <w:shd w:val="clear" w:color="auto" w:fill="00B0F0"/>
          </w:tcPr>
          <w:p w:rsidR="000F01AB" w:rsidRPr="004C4888" w:rsidRDefault="000F01AB" w:rsidP="00223F5E">
            <w:pPr>
              <w:rPr>
                <w:b/>
                <w:color w:val="FFFFFF" w:themeColor="background1"/>
              </w:rPr>
            </w:pPr>
            <w:r>
              <w:rPr>
                <w:b/>
                <w:color w:val="FFFFFF" w:themeColor="background1"/>
              </w:rPr>
              <w:t xml:space="preserve">Structured </w:t>
            </w:r>
          </w:p>
        </w:tc>
        <w:tc>
          <w:tcPr>
            <w:tcW w:w="1331" w:type="dxa"/>
            <w:shd w:val="clear" w:color="auto" w:fill="00B0F0"/>
          </w:tcPr>
          <w:p w:rsidR="000F01AB" w:rsidRPr="004C4888" w:rsidRDefault="000F01AB" w:rsidP="00223F5E">
            <w:pPr>
              <w:rPr>
                <w:b/>
                <w:color w:val="FFFFFF" w:themeColor="background1"/>
              </w:rPr>
            </w:pPr>
            <w:r>
              <w:rPr>
                <w:b/>
                <w:color w:val="FFFFFF" w:themeColor="background1"/>
              </w:rPr>
              <w:t xml:space="preserve">Unstructured </w:t>
            </w:r>
          </w:p>
        </w:tc>
      </w:tr>
      <w:tr w:rsidR="000F01AB" w:rsidTr="00223F5E">
        <w:tc>
          <w:tcPr>
            <w:tcW w:w="1617" w:type="dxa"/>
          </w:tcPr>
          <w:p w:rsidR="000F01AB" w:rsidRDefault="000F01AB" w:rsidP="00223F5E">
            <w:r>
              <w:t>Conceptual Data Model</w:t>
            </w:r>
          </w:p>
        </w:tc>
        <w:tc>
          <w:tcPr>
            <w:tcW w:w="3051" w:type="dxa"/>
          </w:tcPr>
          <w:p w:rsidR="000F01AB" w:rsidRDefault="000F01AB" w:rsidP="00223F5E">
            <w:r>
              <w:t>Business objects (does not show structure)</w:t>
            </w:r>
          </w:p>
        </w:tc>
        <w:tc>
          <w:tcPr>
            <w:tcW w:w="1218" w:type="dxa"/>
          </w:tcPr>
          <w:p w:rsidR="000F01AB" w:rsidRDefault="000F01AB" w:rsidP="00223F5E">
            <w:pPr>
              <w:jc w:val="center"/>
            </w:pPr>
            <w:r>
              <w:t>Enterprise</w:t>
            </w:r>
          </w:p>
          <w:p w:rsidR="000F01AB" w:rsidRDefault="000F01AB" w:rsidP="00223F5E">
            <w:pPr>
              <w:jc w:val="center"/>
            </w:pPr>
            <w:r>
              <w:t>Architecture</w:t>
            </w:r>
          </w:p>
        </w:tc>
        <w:tc>
          <w:tcPr>
            <w:tcW w:w="1073" w:type="dxa"/>
          </w:tcPr>
          <w:p w:rsidR="000F01AB" w:rsidRDefault="000F01AB" w:rsidP="00223F5E">
            <w:pPr>
              <w:jc w:val="center"/>
            </w:pPr>
            <w:r>
              <w:t>Yes</w:t>
            </w:r>
          </w:p>
        </w:tc>
        <w:tc>
          <w:tcPr>
            <w:tcW w:w="1331" w:type="dxa"/>
          </w:tcPr>
          <w:p w:rsidR="000F01AB" w:rsidRDefault="000F01AB" w:rsidP="00223F5E">
            <w:pPr>
              <w:jc w:val="center"/>
            </w:pPr>
            <w:r>
              <w:t>Yes</w:t>
            </w:r>
          </w:p>
        </w:tc>
      </w:tr>
      <w:tr w:rsidR="000F01AB" w:rsidTr="00223F5E">
        <w:tc>
          <w:tcPr>
            <w:tcW w:w="1617" w:type="dxa"/>
          </w:tcPr>
          <w:p w:rsidR="000F01AB" w:rsidRDefault="000F01AB" w:rsidP="00100439">
            <w:r>
              <w:t xml:space="preserve">Application </w:t>
            </w:r>
            <w:r w:rsidR="00100439">
              <w:t>Entity</w:t>
            </w:r>
            <w:r>
              <w:t xml:space="preserve"> Model</w:t>
            </w:r>
          </w:p>
        </w:tc>
        <w:tc>
          <w:tcPr>
            <w:tcW w:w="3051" w:type="dxa"/>
          </w:tcPr>
          <w:p w:rsidR="000F01AB" w:rsidRDefault="000F01AB" w:rsidP="00223F5E">
            <w:r>
              <w:t>System objects (does not show structure)</w:t>
            </w:r>
          </w:p>
        </w:tc>
        <w:tc>
          <w:tcPr>
            <w:tcW w:w="1218" w:type="dxa"/>
          </w:tcPr>
          <w:p w:rsidR="000F01AB" w:rsidRDefault="000F01AB" w:rsidP="00223F5E">
            <w:pPr>
              <w:jc w:val="center"/>
            </w:pPr>
            <w:r>
              <w:t>Enterprise</w:t>
            </w:r>
          </w:p>
          <w:p w:rsidR="000F01AB" w:rsidRDefault="000F01AB" w:rsidP="00223F5E">
            <w:pPr>
              <w:jc w:val="center"/>
            </w:pPr>
            <w:r>
              <w:t>Architecture</w:t>
            </w:r>
          </w:p>
        </w:tc>
        <w:tc>
          <w:tcPr>
            <w:tcW w:w="1073" w:type="dxa"/>
          </w:tcPr>
          <w:p w:rsidR="000F01AB" w:rsidRDefault="000F01AB" w:rsidP="00223F5E">
            <w:pPr>
              <w:jc w:val="center"/>
            </w:pPr>
            <w:r>
              <w:t>Yes</w:t>
            </w:r>
          </w:p>
        </w:tc>
        <w:tc>
          <w:tcPr>
            <w:tcW w:w="1331" w:type="dxa"/>
          </w:tcPr>
          <w:p w:rsidR="000F01AB" w:rsidRDefault="000F01AB" w:rsidP="00223F5E">
            <w:pPr>
              <w:jc w:val="center"/>
            </w:pPr>
            <w:r>
              <w:t>Yes</w:t>
            </w:r>
          </w:p>
        </w:tc>
      </w:tr>
      <w:tr w:rsidR="000F01AB" w:rsidTr="00223F5E">
        <w:tc>
          <w:tcPr>
            <w:tcW w:w="1617" w:type="dxa"/>
          </w:tcPr>
          <w:p w:rsidR="000F01AB" w:rsidRDefault="000F01AB" w:rsidP="00223F5E">
            <w:r>
              <w:t>Enterprise Logical Data Model</w:t>
            </w:r>
          </w:p>
        </w:tc>
        <w:tc>
          <w:tcPr>
            <w:tcW w:w="3051" w:type="dxa"/>
          </w:tcPr>
          <w:p w:rsidR="000F01AB" w:rsidRDefault="000F01AB" w:rsidP="00223F5E">
            <w:r>
              <w:t>Enterprise standard data structure</w:t>
            </w:r>
          </w:p>
        </w:tc>
        <w:tc>
          <w:tcPr>
            <w:tcW w:w="1218" w:type="dxa"/>
          </w:tcPr>
          <w:p w:rsidR="000F01AB" w:rsidRDefault="000F01AB" w:rsidP="00223F5E">
            <w:pPr>
              <w:jc w:val="center"/>
            </w:pPr>
            <w:r>
              <w:t>Data Architecture</w:t>
            </w:r>
          </w:p>
        </w:tc>
        <w:tc>
          <w:tcPr>
            <w:tcW w:w="1073" w:type="dxa"/>
          </w:tcPr>
          <w:p w:rsidR="000F01AB" w:rsidRDefault="000F01AB" w:rsidP="00223F5E">
            <w:pPr>
              <w:jc w:val="center"/>
            </w:pPr>
            <w:r>
              <w:t>Yes</w:t>
            </w:r>
          </w:p>
        </w:tc>
        <w:tc>
          <w:tcPr>
            <w:tcW w:w="1331" w:type="dxa"/>
          </w:tcPr>
          <w:p w:rsidR="000F01AB" w:rsidRPr="0019593B" w:rsidRDefault="000F01AB" w:rsidP="00223F5E">
            <w:pPr>
              <w:jc w:val="center"/>
              <w:rPr>
                <w:color w:val="A6A6A6" w:themeColor="background1" w:themeShade="A6"/>
              </w:rPr>
            </w:pPr>
            <w:r w:rsidRPr="0019593B">
              <w:rPr>
                <w:color w:val="A6A6A6" w:themeColor="background1" w:themeShade="A6"/>
              </w:rPr>
              <w:t>No</w:t>
            </w:r>
          </w:p>
        </w:tc>
      </w:tr>
      <w:tr w:rsidR="000F01AB" w:rsidTr="00223F5E">
        <w:tc>
          <w:tcPr>
            <w:tcW w:w="1617" w:type="dxa"/>
          </w:tcPr>
          <w:p w:rsidR="000F01AB" w:rsidRDefault="000F01AB" w:rsidP="00223F5E">
            <w:r>
              <w:t>Dimensional Model</w:t>
            </w:r>
          </w:p>
        </w:tc>
        <w:tc>
          <w:tcPr>
            <w:tcW w:w="3051" w:type="dxa"/>
          </w:tcPr>
          <w:p w:rsidR="000F01AB" w:rsidRDefault="000F01AB" w:rsidP="00223F5E">
            <w:r>
              <w:t>Dimensional star schema</w:t>
            </w:r>
          </w:p>
        </w:tc>
        <w:tc>
          <w:tcPr>
            <w:tcW w:w="1218" w:type="dxa"/>
          </w:tcPr>
          <w:p w:rsidR="000F01AB" w:rsidRDefault="000F01AB" w:rsidP="00223F5E">
            <w:pPr>
              <w:jc w:val="center"/>
            </w:pPr>
            <w:r>
              <w:t>Data Architecture</w:t>
            </w:r>
          </w:p>
        </w:tc>
        <w:tc>
          <w:tcPr>
            <w:tcW w:w="1073" w:type="dxa"/>
          </w:tcPr>
          <w:p w:rsidR="000F01AB" w:rsidRDefault="000F01AB" w:rsidP="00223F5E">
            <w:pPr>
              <w:jc w:val="center"/>
            </w:pPr>
            <w:r>
              <w:t>Yes</w:t>
            </w:r>
          </w:p>
        </w:tc>
        <w:tc>
          <w:tcPr>
            <w:tcW w:w="1331" w:type="dxa"/>
          </w:tcPr>
          <w:p w:rsidR="000F01AB" w:rsidRPr="0019593B" w:rsidRDefault="000F01AB" w:rsidP="00223F5E">
            <w:pPr>
              <w:jc w:val="center"/>
              <w:rPr>
                <w:color w:val="A6A6A6" w:themeColor="background1" w:themeShade="A6"/>
              </w:rPr>
            </w:pPr>
            <w:r w:rsidRPr="0019593B">
              <w:rPr>
                <w:color w:val="A6A6A6" w:themeColor="background1" w:themeShade="A6"/>
              </w:rPr>
              <w:t>No</w:t>
            </w:r>
          </w:p>
        </w:tc>
      </w:tr>
      <w:tr w:rsidR="00CB49A0" w:rsidTr="00223F5E">
        <w:tc>
          <w:tcPr>
            <w:tcW w:w="1617" w:type="dxa"/>
          </w:tcPr>
          <w:p w:rsidR="00CB49A0" w:rsidRDefault="00CB49A0" w:rsidP="00CB49A0">
            <w:r>
              <w:t>External Data Modelling</w:t>
            </w:r>
          </w:p>
        </w:tc>
        <w:tc>
          <w:tcPr>
            <w:tcW w:w="3051" w:type="dxa"/>
          </w:tcPr>
          <w:p w:rsidR="00CB49A0" w:rsidRDefault="00CB49A0" w:rsidP="00CB49A0">
            <w:r>
              <w:t>Logical and Physical standards for procurement</w:t>
            </w:r>
          </w:p>
        </w:tc>
        <w:tc>
          <w:tcPr>
            <w:tcW w:w="1218" w:type="dxa"/>
          </w:tcPr>
          <w:p w:rsidR="00CB49A0" w:rsidRDefault="00CB49A0" w:rsidP="00CB49A0">
            <w:pPr>
              <w:jc w:val="center"/>
            </w:pPr>
            <w:r>
              <w:t>Data Architecture</w:t>
            </w:r>
          </w:p>
        </w:tc>
        <w:tc>
          <w:tcPr>
            <w:tcW w:w="1073" w:type="dxa"/>
          </w:tcPr>
          <w:p w:rsidR="00CB49A0" w:rsidRDefault="00CB49A0" w:rsidP="00CB49A0">
            <w:pPr>
              <w:jc w:val="center"/>
            </w:pPr>
            <w:r>
              <w:t>Yes</w:t>
            </w:r>
          </w:p>
        </w:tc>
        <w:tc>
          <w:tcPr>
            <w:tcW w:w="1331" w:type="dxa"/>
          </w:tcPr>
          <w:p w:rsidR="00CB49A0" w:rsidRPr="0019593B" w:rsidRDefault="00CB49A0" w:rsidP="00CB49A0">
            <w:pPr>
              <w:jc w:val="center"/>
              <w:rPr>
                <w:color w:val="A6A6A6" w:themeColor="background1" w:themeShade="A6"/>
              </w:rPr>
            </w:pPr>
            <w:r w:rsidRPr="0019593B">
              <w:rPr>
                <w:color w:val="A6A6A6" w:themeColor="background1" w:themeShade="A6"/>
              </w:rPr>
              <w:t>No</w:t>
            </w:r>
          </w:p>
        </w:tc>
      </w:tr>
      <w:tr w:rsidR="00CB49A0" w:rsidTr="00223F5E">
        <w:tc>
          <w:tcPr>
            <w:tcW w:w="1617" w:type="dxa"/>
          </w:tcPr>
          <w:p w:rsidR="00CB49A0" w:rsidRDefault="00CB49A0" w:rsidP="00CB49A0">
            <w:r>
              <w:t>Application Logical Data Model</w:t>
            </w:r>
          </w:p>
        </w:tc>
        <w:tc>
          <w:tcPr>
            <w:tcW w:w="3051" w:type="dxa"/>
          </w:tcPr>
          <w:p w:rsidR="00CB49A0" w:rsidRDefault="00CB49A0" w:rsidP="00CB49A0">
            <w:r>
              <w:t>Application logical data structure</w:t>
            </w:r>
          </w:p>
        </w:tc>
        <w:tc>
          <w:tcPr>
            <w:tcW w:w="1218" w:type="dxa"/>
          </w:tcPr>
          <w:p w:rsidR="00CB49A0" w:rsidRDefault="00CB49A0" w:rsidP="00CB49A0">
            <w:pPr>
              <w:jc w:val="center"/>
            </w:pPr>
            <w:r>
              <w:t>Data Architecture</w:t>
            </w:r>
          </w:p>
        </w:tc>
        <w:tc>
          <w:tcPr>
            <w:tcW w:w="1073" w:type="dxa"/>
          </w:tcPr>
          <w:p w:rsidR="00CB49A0" w:rsidRDefault="00CB49A0" w:rsidP="00CB49A0">
            <w:pPr>
              <w:jc w:val="center"/>
            </w:pPr>
            <w:r>
              <w:t>Yes</w:t>
            </w:r>
          </w:p>
        </w:tc>
        <w:tc>
          <w:tcPr>
            <w:tcW w:w="1331" w:type="dxa"/>
          </w:tcPr>
          <w:p w:rsidR="00CB49A0" w:rsidRPr="0019593B" w:rsidRDefault="00CB49A0" w:rsidP="00CB49A0">
            <w:pPr>
              <w:jc w:val="center"/>
              <w:rPr>
                <w:color w:val="A6A6A6" w:themeColor="background1" w:themeShade="A6"/>
              </w:rPr>
            </w:pPr>
            <w:r w:rsidRPr="0019593B">
              <w:rPr>
                <w:color w:val="A6A6A6" w:themeColor="background1" w:themeShade="A6"/>
              </w:rPr>
              <w:t>No</w:t>
            </w:r>
          </w:p>
        </w:tc>
      </w:tr>
      <w:tr w:rsidR="00CB49A0" w:rsidTr="00223F5E">
        <w:tc>
          <w:tcPr>
            <w:tcW w:w="1617" w:type="dxa"/>
          </w:tcPr>
          <w:p w:rsidR="00CB49A0" w:rsidRDefault="00CB49A0" w:rsidP="00CB49A0">
            <w:r>
              <w:t>Application Physical Data Model</w:t>
            </w:r>
          </w:p>
        </w:tc>
        <w:tc>
          <w:tcPr>
            <w:tcW w:w="3051" w:type="dxa"/>
          </w:tcPr>
          <w:p w:rsidR="00CB49A0" w:rsidRDefault="00CB49A0" w:rsidP="00CB49A0">
            <w:r>
              <w:t>Physical data structure</w:t>
            </w:r>
          </w:p>
        </w:tc>
        <w:tc>
          <w:tcPr>
            <w:tcW w:w="1218" w:type="dxa"/>
          </w:tcPr>
          <w:p w:rsidR="00CB49A0" w:rsidRDefault="00CB49A0" w:rsidP="00CB49A0">
            <w:pPr>
              <w:jc w:val="center"/>
            </w:pPr>
            <w:r>
              <w:t>Data Architecture</w:t>
            </w:r>
          </w:p>
        </w:tc>
        <w:tc>
          <w:tcPr>
            <w:tcW w:w="1073" w:type="dxa"/>
          </w:tcPr>
          <w:p w:rsidR="00CB49A0" w:rsidRDefault="00CB49A0" w:rsidP="00CB49A0">
            <w:pPr>
              <w:jc w:val="center"/>
            </w:pPr>
            <w:r>
              <w:t>Yes</w:t>
            </w:r>
          </w:p>
        </w:tc>
        <w:tc>
          <w:tcPr>
            <w:tcW w:w="1331" w:type="dxa"/>
          </w:tcPr>
          <w:p w:rsidR="00CB49A0" w:rsidRPr="0019593B" w:rsidRDefault="00CB49A0" w:rsidP="00CB49A0">
            <w:pPr>
              <w:jc w:val="center"/>
              <w:rPr>
                <w:color w:val="A6A6A6" w:themeColor="background1" w:themeShade="A6"/>
              </w:rPr>
            </w:pPr>
            <w:r w:rsidRPr="0019593B">
              <w:rPr>
                <w:color w:val="A6A6A6" w:themeColor="background1" w:themeShade="A6"/>
              </w:rPr>
              <w:t>No</w:t>
            </w:r>
          </w:p>
        </w:tc>
      </w:tr>
      <w:tr w:rsidR="00CB49A0" w:rsidTr="00223F5E">
        <w:tc>
          <w:tcPr>
            <w:tcW w:w="1617" w:type="dxa"/>
          </w:tcPr>
          <w:p w:rsidR="00CB49A0" w:rsidRDefault="00CB49A0" w:rsidP="00CB49A0">
            <w:r>
              <w:t>Naming Standards</w:t>
            </w:r>
          </w:p>
        </w:tc>
        <w:tc>
          <w:tcPr>
            <w:tcW w:w="3051" w:type="dxa"/>
          </w:tcPr>
          <w:p w:rsidR="00CB49A0" w:rsidRDefault="00CB49A0" w:rsidP="00CB49A0">
            <w:r>
              <w:t>Standard naming conventions for entities and attributes</w:t>
            </w:r>
          </w:p>
        </w:tc>
        <w:tc>
          <w:tcPr>
            <w:tcW w:w="1218" w:type="dxa"/>
          </w:tcPr>
          <w:p w:rsidR="00CB49A0" w:rsidRDefault="00CB49A0" w:rsidP="00CB49A0">
            <w:pPr>
              <w:jc w:val="center"/>
            </w:pPr>
            <w:r>
              <w:t>Rules</w:t>
            </w:r>
          </w:p>
        </w:tc>
        <w:tc>
          <w:tcPr>
            <w:tcW w:w="1073" w:type="dxa"/>
          </w:tcPr>
          <w:p w:rsidR="00CB49A0" w:rsidRDefault="00CB49A0" w:rsidP="00CB49A0">
            <w:pPr>
              <w:jc w:val="center"/>
            </w:pPr>
            <w:r>
              <w:t>Yes</w:t>
            </w:r>
          </w:p>
        </w:tc>
        <w:tc>
          <w:tcPr>
            <w:tcW w:w="1331" w:type="dxa"/>
          </w:tcPr>
          <w:p w:rsidR="00CB49A0" w:rsidRPr="0019593B" w:rsidRDefault="00CB49A0" w:rsidP="00CB49A0">
            <w:pPr>
              <w:jc w:val="center"/>
              <w:rPr>
                <w:color w:val="A6A6A6" w:themeColor="background1" w:themeShade="A6"/>
              </w:rPr>
            </w:pPr>
            <w:r w:rsidRPr="0019593B">
              <w:rPr>
                <w:color w:val="A6A6A6" w:themeColor="background1" w:themeShade="A6"/>
              </w:rPr>
              <w:t>No</w:t>
            </w:r>
          </w:p>
        </w:tc>
      </w:tr>
    </w:tbl>
    <w:p w:rsidR="00F15DFE" w:rsidRDefault="00F15DFE">
      <w:pPr>
        <w:rPr>
          <w:rFonts w:eastAsiaTheme="majorEastAsia" w:cstheme="majorBidi"/>
          <w:b/>
          <w:bCs/>
          <w:color w:val="595959" w:themeColor="text1" w:themeTint="A6"/>
          <w:sz w:val="44"/>
          <w:szCs w:val="32"/>
        </w:rPr>
      </w:pPr>
      <w:r>
        <w:br w:type="page"/>
      </w:r>
    </w:p>
    <w:p w:rsidR="00E55FE3" w:rsidRDefault="00E55FE3" w:rsidP="00E55FE3">
      <w:pPr>
        <w:pStyle w:val="Heading1"/>
      </w:pPr>
      <w:bookmarkStart w:id="6" w:name="_Toc444694129"/>
      <w:r>
        <w:t>Data Modelling</w:t>
      </w:r>
      <w:bookmarkEnd w:id="6"/>
    </w:p>
    <w:p w:rsidR="00E55FE3" w:rsidRDefault="00136C91" w:rsidP="00E55FE3">
      <w:pPr>
        <w:pStyle w:val="Heading2"/>
      </w:pPr>
      <w:bookmarkStart w:id="7" w:name="_Toc444694130"/>
      <w:r>
        <w:t>Overview of Framework</w:t>
      </w:r>
      <w:bookmarkEnd w:id="7"/>
    </w:p>
    <w:p w:rsidR="004D32DA" w:rsidRDefault="00780880" w:rsidP="004D32DA">
      <w:r>
        <w:object w:dxaOrig="14310" w:dyaOrig="9976" w14:anchorId="446B2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89.15pt" o:ole="">
            <v:imagedata r:id="rId12" o:title=""/>
          </v:shape>
          <o:OLEObject Type="Embed" ProgID="Visio.Drawing.15" ShapeID="_x0000_i1025" DrawAspect="Content" ObjectID="_1532168371" r:id="rId13"/>
        </w:object>
      </w:r>
    </w:p>
    <w:p w:rsidR="00780880" w:rsidRDefault="00136C91" w:rsidP="00136C91">
      <w:pPr>
        <w:pStyle w:val="Heading2"/>
      </w:pPr>
      <w:bookmarkStart w:id="8" w:name="_Toc444694131"/>
      <w:r>
        <w:t>Enterprise Architecture Models &amp; Objects</w:t>
      </w:r>
      <w:bookmarkEnd w:id="8"/>
    </w:p>
    <w:p w:rsidR="00780880" w:rsidRDefault="002076E6" w:rsidP="002076E6">
      <w:pPr>
        <w:pStyle w:val="Heading3"/>
      </w:pPr>
      <w:r>
        <w:t>Enterprise Architecture Objects and Relationships</w:t>
      </w:r>
    </w:p>
    <w:p w:rsidR="00DC2764" w:rsidRDefault="00DC2764" w:rsidP="00780880"/>
    <w:p w:rsidR="00316B82" w:rsidRPr="00316B82" w:rsidRDefault="00136C91" w:rsidP="00710954">
      <w:pPr>
        <w:pStyle w:val="ListParagraph"/>
        <w:numPr>
          <w:ilvl w:val="0"/>
          <w:numId w:val="21"/>
        </w:numPr>
        <w:rPr>
          <w:b/>
        </w:rPr>
      </w:pPr>
      <w:r>
        <w:rPr>
          <w:b/>
        </w:rPr>
        <w:t xml:space="preserve">Business Layer: </w:t>
      </w:r>
      <w:r w:rsidR="00780880" w:rsidRPr="00316B82">
        <w:rPr>
          <w:b/>
        </w:rPr>
        <w:t>Business Object</w:t>
      </w:r>
    </w:p>
    <w:p w:rsidR="00780880" w:rsidRDefault="00316B82" w:rsidP="00710954">
      <w:pPr>
        <w:pStyle w:val="ListParagraph"/>
        <w:numPr>
          <w:ilvl w:val="1"/>
          <w:numId w:val="21"/>
        </w:numPr>
      </w:pPr>
      <w:r>
        <w:t>A system agnostic representation of something the business holds information about, such as customer, account, product</w:t>
      </w:r>
    </w:p>
    <w:p w:rsidR="00316B82" w:rsidRDefault="00316B82" w:rsidP="00710954">
      <w:pPr>
        <w:pStyle w:val="ListParagraph"/>
        <w:numPr>
          <w:ilvl w:val="1"/>
          <w:numId w:val="21"/>
        </w:numPr>
      </w:pPr>
      <w:r>
        <w:t>This is the level that will interoperate with:</w:t>
      </w:r>
    </w:p>
    <w:p w:rsidR="00316B82" w:rsidRDefault="00316B82" w:rsidP="00710954">
      <w:pPr>
        <w:pStyle w:val="ListParagraph"/>
        <w:numPr>
          <w:ilvl w:val="2"/>
          <w:numId w:val="21"/>
        </w:numPr>
      </w:pPr>
      <w:r>
        <w:t>Governance (data governance, records management, security, information privacy) in order to define policy and assign responsibilities</w:t>
      </w:r>
    </w:p>
    <w:p w:rsidR="00316B82" w:rsidRDefault="00316B82" w:rsidP="00710954">
      <w:pPr>
        <w:pStyle w:val="ListParagraph"/>
        <w:numPr>
          <w:ilvl w:val="2"/>
          <w:numId w:val="21"/>
        </w:numPr>
      </w:pPr>
      <w:r>
        <w:t>Business Analysis in order to define high-level business processes</w:t>
      </w:r>
    </w:p>
    <w:p w:rsidR="00DC2764" w:rsidRDefault="00DC2764" w:rsidP="00DC2764">
      <w:pPr>
        <w:pStyle w:val="ListParagraph"/>
        <w:numPr>
          <w:ilvl w:val="0"/>
          <w:numId w:val="0"/>
        </w:numPr>
        <w:ind w:left="2160"/>
      </w:pPr>
    </w:p>
    <w:p w:rsidR="00316B82" w:rsidRPr="00316B82" w:rsidRDefault="00136C91" w:rsidP="00710954">
      <w:pPr>
        <w:pStyle w:val="ListParagraph"/>
        <w:numPr>
          <w:ilvl w:val="0"/>
          <w:numId w:val="21"/>
        </w:numPr>
        <w:rPr>
          <w:b/>
        </w:rPr>
      </w:pPr>
      <w:r>
        <w:rPr>
          <w:b/>
        </w:rPr>
        <w:t xml:space="preserve">Application Layer: </w:t>
      </w:r>
      <w:r w:rsidR="00316B82" w:rsidRPr="00316B82">
        <w:rPr>
          <w:b/>
        </w:rPr>
        <w:t>Application Object</w:t>
      </w:r>
    </w:p>
    <w:p w:rsidR="00316B82" w:rsidRDefault="00316B82" w:rsidP="00710954">
      <w:pPr>
        <w:pStyle w:val="ListParagraph"/>
        <w:numPr>
          <w:ilvl w:val="1"/>
          <w:numId w:val="21"/>
        </w:numPr>
      </w:pPr>
      <w:r>
        <w:t>The implementation of a business object in a specific system</w:t>
      </w:r>
    </w:p>
    <w:p w:rsidR="00316B82" w:rsidRDefault="00316B82" w:rsidP="00710954">
      <w:pPr>
        <w:pStyle w:val="ListParagraph"/>
        <w:numPr>
          <w:ilvl w:val="1"/>
          <w:numId w:val="21"/>
        </w:numPr>
      </w:pPr>
      <w:r>
        <w:t>In many cases each business object will exist in many systems</w:t>
      </w:r>
    </w:p>
    <w:p w:rsidR="00316B82" w:rsidRDefault="00316B82" w:rsidP="00710954">
      <w:pPr>
        <w:pStyle w:val="ListParagraph"/>
        <w:numPr>
          <w:ilvl w:val="1"/>
          <w:numId w:val="21"/>
        </w:numPr>
      </w:pPr>
      <w:r>
        <w:t>This is the level that will interoperate with:</w:t>
      </w:r>
    </w:p>
    <w:p w:rsidR="00316B82" w:rsidRDefault="00316B82" w:rsidP="00710954">
      <w:pPr>
        <w:pStyle w:val="ListParagraph"/>
        <w:numPr>
          <w:ilvl w:val="2"/>
          <w:numId w:val="21"/>
        </w:numPr>
      </w:pPr>
      <w:r>
        <w:t>Business Analysis in order to define lower level business processes</w:t>
      </w:r>
    </w:p>
    <w:p w:rsidR="00316B82" w:rsidRDefault="00316B82" w:rsidP="00710954">
      <w:pPr>
        <w:pStyle w:val="ListParagraph"/>
        <w:numPr>
          <w:ilvl w:val="2"/>
          <w:numId w:val="21"/>
        </w:numPr>
      </w:pPr>
      <w:r>
        <w:t>Solutions Architecture in order to model</w:t>
      </w:r>
    </w:p>
    <w:p w:rsidR="00316B82" w:rsidRDefault="00316B82" w:rsidP="00710954">
      <w:pPr>
        <w:pStyle w:val="ListParagraph"/>
        <w:numPr>
          <w:ilvl w:val="3"/>
          <w:numId w:val="21"/>
        </w:numPr>
      </w:pPr>
      <w:r>
        <w:t>Integration (mapping sources and targets)</w:t>
      </w:r>
    </w:p>
    <w:p w:rsidR="00316B82" w:rsidRDefault="00316B82" w:rsidP="00710954">
      <w:pPr>
        <w:pStyle w:val="ListParagraph"/>
        <w:numPr>
          <w:ilvl w:val="3"/>
          <w:numId w:val="21"/>
        </w:numPr>
      </w:pPr>
      <w:r>
        <w:t>Linkage to user interfaces, processes, capabilities and functions of applications</w:t>
      </w:r>
    </w:p>
    <w:p w:rsidR="00DC2764" w:rsidRDefault="00DC2764" w:rsidP="00DC2764">
      <w:pPr>
        <w:pStyle w:val="ListParagraph"/>
        <w:numPr>
          <w:ilvl w:val="0"/>
          <w:numId w:val="0"/>
        </w:numPr>
        <w:ind w:left="2880"/>
      </w:pPr>
    </w:p>
    <w:p w:rsidR="00316B82" w:rsidRPr="00316B82" w:rsidRDefault="00136C91" w:rsidP="00710954">
      <w:pPr>
        <w:pStyle w:val="ListParagraph"/>
        <w:numPr>
          <w:ilvl w:val="0"/>
          <w:numId w:val="21"/>
        </w:numPr>
        <w:rPr>
          <w:b/>
        </w:rPr>
      </w:pPr>
      <w:r>
        <w:rPr>
          <w:b/>
        </w:rPr>
        <w:t xml:space="preserve">Technology Layer: </w:t>
      </w:r>
      <w:r w:rsidR="00316B82" w:rsidRPr="00316B82">
        <w:rPr>
          <w:b/>
        </w:rPr>
        <w:t>Artefact</w:t>
      </w:r>
    </w:p>
    <w:p w:rsidR="00316B82" w:rsidRDefault="00316B82" w:rsidP="00710954">
      <w:pPr>
        <w:pStyle w:val="ListParagraph"/>
        <w:numPr>
          <w:ilvl w:val="1"/>
          <w:numId w:val="21"/>
        </w:numPr>
      </w:pPr>
      <w:r>
        <w:t>The physical implementation of an application object on disk</w:t>
      </w:r>
    </w:p>
    <w:p w:rsidR="00316B82" w:rsidRDefault="00316B82" w:rsidP="00710954">
      <w:pPr>
        <w:pStyle w:val="ListParagraph"/>
        <w:numPr>
          <w:ilvl w:val="1"/>
          <w:numId w:val="21"/>
        </w:numPr>
      </w:pPr>
      <w:r>
        <w:t>In many cases each application object will be a grouping of files, or tables and columns in the application</w:t>
      </w:r>
    </w:p>
    <w:p w:rsidR="00136C91" w:rsidRDefault="00136C91" w:rsidP="00316B82"/>
    <w:p w:rsidR="002076E6" w:rsidRDefault="002076E6" w:rsidP="002076E6">
      <w:pPr>
        <w:pStyle w:val="Heading3"/>
      </w:pPr>
      <w:r>
        <w:t>EA Relationships</w:t>
      </w:r>
    </w:p>
    <w:p w:rsidR="002076E6" w:rsidRDefault="00136C91" w:rsidP="00710954">
      <w:pPr>
        <w:pStyle w:val="ListParagraph"/>
        <w:numPr>
          <w:ilvl w:val="0"/>
          <w:numId w:val="45"/>
        </w:numPr>
      </w:pPr>
      <w:r>
        <w:t xml:space="preserve">Relationships between objects in </w:t>
      </w:r>
      <w:r w:rsidR="002076E6">
        <w:t>different</w:t>
      </w:r>
      <w:r>
        <w:t xml:space="preserve"> architecture layers is shown using a Realisation relationship.</w:t>
      </w:r>
      <w:r w:rsidR="002076E6">
        <w:t xml:space="preserve"> </w:t>
      </w:r>
    </w:p>
    <w:p w:rsidR="00136C91" w:rsidRDefault="002076E6" w:rsidP="00710954">
      <w:pPr>
        <w:pStyle w:val="ListParagraph"/>
        <w:numPr>
          <w:ilvl w:val="1"/>
          <w:numId w:val="45"/>
        </w:numPr>
      </w:pPr>
      <w:r>
        <w:t>No name is necessary.</w:t>
      </w:r>
    </w:p>
    <w:p w:rsidR="002076E6" w:rsidRDefault="002076E6" w:rsidP="00710954">
      <w:pPr>
        <w:pStyle w:val="ListParagraph"/>
        <w:numPr>
          <w:ilvl w:val="1"/>
          <w:numId w:val="45"/>
        </w:numPr>
      </w:pPr>
      <w:r>
        <w:t>Relationships should be via the immediate layer but can be inferred through two layers</w:t>
      </w:r>
    </w:p>
    <w:p w:rsidR="002076E6" w:rsidRDefault="002076E6" w:rsidP="00710954">
      <w:pPr>
        <w:pStyle w:val="ListParagraph"/>
        <w:numPr>
          <w:ilvl w:val="1"/>
          <w:numId w:val="45"/>
        </w:numPr>
      </w:pPr>
      <w:r>
        <w:t>The direction of relationship is that the upper layer object (highest = business, application, technology = lowest) is realised by the lower layer object.</w:t>
      </w:r>
    </w:p>
    <w:p w:rsidR="002076E6" w:rsidRDefault="002076E6" w:rsidP="00316B82"/>
    <w:p w:rsidR="002076E6" w:rsidRDefault="002076E6" w:rsidP="00710954">
      <w:pPr>
        <w:pStyle w:val="ListParagraph"/>
        <w:numPr>
          <w:ilvl w:val="0"/>
          <w:numId w:val="45"/>
        </w:numPr>
      </w:pPr>
      <w:r>
        <w:t>Relationships between objects in the same architecture layer should be shown using an Association relationship.</w:t>
      </w:r>
    </w:p>
    <w:p w:rsidR="002076E6" w:rsidRDefault="002076E6" w:rsidP="00710954">
      <w:pPr>
        <w:pStyle w:val="ListParagraph"/>
        <w:numPr>
          <w:ilvl w:val="1"/>
          <w:numId w:val="45"/>
        </w:numPr>
      </w:pPr>
      <w:r>
        <w:t>A name is desirable.</w:t>
      </w:r>
    </w:p>
    <w:p w:rsidR="002076E6" w:rsidRDefault="002076E6" w:rsidP="00710954">
      <w:pPr>
        <w:pStyle w:val="ListParagraph"/>
        <w:numPr>
          <w:ilvl w:val="1"/>
          <w:numId w:val="45"/>
        </w:numPr>
      </w:pPr>
      <w:r>
        <w:t>Association relationships have no direction.</w:t>
      </w:r>
    </w:p>
    <w:p w:rsidR="00136C91" w:rsidRDefault="002076E6" w:rsidP="002076E6">
      <w:pPr>
        <w:pStyle w:val="Heading3"/>
      </w:pPr>
      <w:r>
        <w:t>EA Data Management Objectives</w:t>
      </w:r>
    </w:p>
    <w:p w:rsidR="00316B82" w:rsidRDefault="00316B82" w:rsidP="00316B82">
      <w:r>
        <w:t xml:space="preserve">When combined with the interoperable </w:t>
      </w:r>
      <w:r w:rsidR="00136C91">
        <w:t>EA disciplines</w:t>
      </w:r>
      <w:r>
        <w:t>, management of data in this hierarchy enables:</w:t>
      </w:r>
    </w:p>
    <w:p w:rsidR="00DC2764" w:rsidRDefault="00DC2764" w:rsidP="00316B82"/>
    <w:p w:rsidR="00316B82" w:rsidRDefault="00316B82" w:rsidP="00710954">
      <w:pPr>
        <w:pStyle w:val="ListParagraph"/>
        <w:numPr>
          <w:ilvl w:val="0"/>
          <w:numId w:val="22"/>
        </w:numPr>
      </w:pPr>
      <w:r>
        <w:t xml:space="preserve">Impact Analysis </w:t>
      </w:r>
      <w:r w:rsidR="001C04A1">
        <w:t>for change, rationalisation and regulation</w:t>
      </w:r>
    </w:p>
    <w:p w:rsidR="00316B82" w:rsidRDefault="00316B82" w:rsidP="00710954">
      <w:pPr>
        <w:pStyle w:val="ListParagraph"/>
        <w:numPr>
          <w:ilvl w:val="1"/>
          <w:numId w:val="22"/>
        </w:numPr>
      </w:pPr>
      <w:r>
        <w:t xml:space="preserve">What data is where? </w:t>
      </w:r>
    </w:p>
    <w:p w:rsidR="00316B82" w:rsidRDefault="00316B82" w:rsidP="00710954">
      <w:pPr>
        <w:pStyle w:val="ListParagraph"/>
        <w:numPr>
          <w:ilvl w:val="1"/>
          <w:numId w:val="22"/>
        </w:numPr>
      </w:pPr>
      <w:r>
        <w:t>What processes does it drive?</w:t>
      </w:r>
    </w:p>
    <w:p w:rsidR="00316B82" w:rsidRDefault="00316B82" w:rsidP="00710954">
      <w:pPr>
        <w:pStyle w:val="ListParagraph"/>
        <w:numPr>
          <w:ilvl w:val="1"/>
          <w:numId w:val="22"/>
        </w:numPr>
      </w:pPr>
      <w:r>
        <w:t>What systems are dependent upon it?</w:t>
      </w:r>
    </w:p>
    <w:p w:rsidR="00316B82" w:rsidRDefault="00316B82" w:rsidP="00710954">
      <w:pPr>
        <w:pStyle w:val="ListParagraph"/>
        <w:numPr>
          <w:ilvl w:val="1"/>
          <w:numId w:val="22"/>
        </w:numPr>
      </w:pPr>
      <w:r>
        <w:t>What processes maintain and consume it?</w:t>
      </w:r>
    </w:p>
    <w:p w:rsidR="00316B82" w:rsidRDefault="001C04A1" w:rsidP="00710954">
      <w:pPr>
        <w:pStyle w:val="ListParagraph"/>
        <w:numPr>
          <w:ilvl w:val="1"/>
          <w:numId w:val="22"/>
        </w:numPr>
      </w:pPr>
      <w:r>
        <w:t>Where does it go (integration)?</w:t>
      </w:r>
    </w:p>
    <w:p w:rsidR="001C04A1" w:rsidRDefault="001C04A1" w:rsidP="00710954">
      <w:pPr>
        <w:pStyle w:val="ListParagraph"/>
        <w:numPr>
          <w:ilvl w:val="1"/>
          <w:numId w:val="22"/>
        </w:numPr>
      </w:pPr>
      <w:r>
        <w:t>What technologies contain sensitive data?</w:t>
      </w:r>
    </w:p>
    <w:p w:rsidR="001C04A1" w:rsidRDefault="00DC2764" w:rsidP="00710954">
      <w:pPr>
        <w:pStyle w:val="ListParagraph"/>
        <w:numPr>
          <w:ilvl w:val="1"/>
          <w:numId w:val="22"/>
        </w:numPr>
      </w:pPr>
      <w:r>
        <w:t>Is there</w:t>
      </w:r>
      <w:r w:rsidR="001C04A1">
        <w:t xml:space="preserve"> unnecessary duplication of data?</w:t>
      </w:r>
    </w:p>
    <w:p w:rsidR="00DC2764" w:rsidRDefault="00DC2764" w:rsidP="00DC2764">
      <w:pPr>
        <w:pStyle w:val="ListParagraph"/>
        <w:numPr>
          <w:ilvl w:val="0"/>
          <w:numId w:val="0"/>
        </w:numPr>
        <w:ind w:left="1440"/>
      </w:pPr>
    </w:p>
    <w:p w:rsidR="001C04A1" w:rsidRDefault="001C04A1" w:rsidP="00710954">
      <w:pPr>
        <w:pStyle w:val="ListParagraph"/>
        <w:numPr>
          <w:ilvl w:val="0"/>
          <w:numId w:val="22"/>
        </w:numPr>
      </w:pPr>
      <w:r>
        <w:t>Centralised decision making</w:t>
      </w:r>
    </w:p>
    <w:p w:rsidR="001C04A1" w:rsidRDefault="001C04A1" w:rsidP="00710954">
      <w:pPr>
        <w:pStyle w:val="ListParagraph"/>
        <w:numPr>
          <w:ilvl w:val="1"/>
          <w:numId w:val="22"/>
        </w:numPr>
      </w:pPr>
      <w:r>
        <w:t>Decisions made (</w:t>
      </w:r>
      <w:r w:rsidR="00156F25">
        <w:t xml:space="preserve">legislation, </w:t>
      </w:r>
      <w:r>
        <w:t>policy) against the business object</w:t>
      </w:r>
    </w:p>
    <w:p w:rsidR="001C04A1" w:rsidRPr="00780880" w:rsidRDefault="001C04A1" w:rsidP="00710954">
      <w:pPr>
        <w:pStyle w:val="ListParagraph"/>
        <w:numPr>
          <w:ilvl w:val="1"/>
          <w:numId w:val="22"/>
        </w:numPr>
      </w:pPr>
      <w:r>
        <w:t>Understanding where the policy change needs to be applied</w:t>
      </w:r>
    </w:p>
    <w:p w:rsidR="00F22581" w:rsidRDefault="00F22581" w:rsidP="00F22581">
      <w:pPr>
        <w:pStyle w:val="Heading3"/>
      </w:pPr>
      <w:r>
        <w:t>EA Data Standards</w:t>
      </w:r>
    </w:p>
    <w:p w:rsidR="00F22581" w:rsidRPr="00F22581" w:rsidRDefault="00F22581" w:rsidP="00F22581">
      <w:r>
        <w:t>Enterprise Architecture standards are currently pending (tool and notation standards).</w:t>
      </w:r>
    </w:p>
    <w:p w:rsidR="002076E6" w:rsidRDefault="002076E6">
      <w:pPr>
        <w:rPr>
          <w:rFonts w:eastAsiaTheme="majorEastAsia" w:cstheme="majorBidi"/>
          <w:color w:val="595959" w:themeColor="text1" w:themeTint="A6"/>
          <w:sz w:val="36"/>
          <w:szCs w:val="26"/>
        </w:rPr>
      </w:pPr>
      <w:r>
        <w:br w:type="page"/>
      </w:r>
    </w:p>
    <w:p w:rsidR="00780880" w:rsidRDefault="00780880" w:rsidP="00780880">
      <w:pPr>
        <w:pStyle w:val="Heading2"/>
      </w:pPr>
      <w:bookmarkStart w:id="9" w:name="_Toc444694132"/>
      <w:r>
        <w:t>Data Models</w:t>
      </w:r>
      <w:bookmarkEnd w:id="9"/>
    </w:p>
    <w:p w:rsidR="00780880" w:rsidRDefault="00780880" w:rsidP="00780880">
      <w:r w:rsidRPr="00721FCD">
        <w:t>A data model is a visual depiction of the whole or part of the enterprise data landscape. It should have appropriate scope and content for its target stakeholders. Models will be produced according to the following standards:</w:t>
      </w:r>
    </w:p>
    <w:p w:rsidR="00553275" w:rsidRPr="00721FCD" w:rsidRDefault="00553275" w:rsidP="00780880"/>
    <w:p w:rsidR="00780880" w:rsidRPr="00721FCD" w:rsidRDefault="00B3105B" w:rsidP="00780880">
      <w:r>
        <w:object w:dxaOrig="13530" w:dyaOrig="9585" w14:anchorId="5623D796">
          <v:shape id="_x0000_i1026" type="#_x0000_t75" style="width:414.7pt;height:293.75pt" o:ole="">
            <v:imagedata r:id="rId14" o:title=""/>
          </v:shape>
          <o:OLEObject Type="Embed" ProgID="Visio.Drawing.15" ShapeID="_x0000_i1026" DrawAspect="Content" ObjectID="_1532168372" r:id="rId15"/>
        </w:object>
      </w:r>
    </w:p>
    <w:p w:rsidR="005E4454" w:rsidRDefault="005E4454" w:rsidP="00780880"/>
    <w:p w:rsidR="00780880" w:rsidRDefault="00780880" w:rsidP="00780880">
      <w:r w:rsidRPr="00721FCD">
        <w:t xml:space="preserve">The </w:t>
      </w:r>
      <w:r w:rsidRPr="00721FCD">
        <w:rPr>
          <w:b/>
          <w:bCs/>
        </w:rPr>
        <w:t xml:space="preserve">Enterprise </w:t>
      </w:r>
      <w:r w:rsidR="0035133F">
        <w:rPr>
          <w:b/>
          <w:bCs/>
        </w:rPr>
        <w:t>Architecture</w:t>
      </w:r>
      <w:r w:rsidRPr="00721FCD">
        <w:rPr>
          <w:b/>
          <w:bCs/>
        </w:rPr>
        <w:t xml:space="preserve"> Models</w:t>
      </w:r>
      <w:r w:rsidRPr="00721FCD">
        <w:t xml:space="preserve"> (Conceptual</w:t>
      </w:r>
      <w:r w:rsidR="0035133F">
        <w:t>, Application Entity</w:t>
      </w:r>
      <w:r w:rsidRPr="00721FCD">
        <w:t xml:space="preserve">) are the foundation of </w:t>
      </w:r>
      <w:r w:rsidR="005E4454">
        <w:t>the</w:t>
      </w:r>
      <w:r w:rsidRPr="00721FCD">
        <w:t xml:space="preserve"> Enterprise Taxonomy. This taxonomy is designed to maximise centralised decision making and ownership, to enable inheritance of decisions to lower levels and to provide insight and context to the data governance team.</w:t>
      </w:r>
    </w:p>
    <w:p w:rsidR="005E4454" w:rsidRDefault="005E4454" w:rsidP="00780880"/>
    <w:p w:rsidR="00780880" w:rsidRDefault="00780880" w:rsidP="00780880">
      <w:r w:rsidRPr="00721FCD">
        <w:rPr>
          <w:b/>
          <w:bCs/>
        </w:rPr>
        <w:t>Conceptual Data Model(s)</w:t>
      </w:r>
      <w:r w:rsidRPr="00721FCD">
        <w:t xml:space="preserve"> depict the business objects w</w:t>
      </w:r>
      <w:r w:rsidR="00AA06C8">
        <w:t xml:space="preserve">ithin a subject area. It is a </w:t>
      </w:r>
      <w:r w:rsidRPr="00721FCD">
        <w:t>level at which interoperability will be managed against other Architecture functions (Business, Technology) and with Data Governance. Policy will be defined against business objects and inherited by the more granular logical and physical structures they are comprised of. Relationships are shown between business object</w:t>
      </w:r>
      <w:r w:rsidR="0035133F">
        <w:t>s, containing verb-phrases. Sub/S</w:t>
      </w:r>
      <w:r w:rsidRPr="00721FCD">
        <w:t>uper typing is permissible by nesting. Card</w:t>
      </w:r>
      <w:r w:rsidR="007A443D">
        <w:t>inality should not be shown. Many-to-many</w:t>
      </w:r>
      <w:r w:rsidRPr="00721FCD">
        <w:t xml:space="preserve"> relationships are acceptable. The model does not show attributes. 1-100 business objects per subject area. Key metadata held against business objects includes a description, impact, risk, retention, disclosure, privacy &amp; security policies, system of record, roles &amp; responsibilities.</w:t>
      </w:r>
    </w:p>
    <w:p w:rsidR="005E4454" w:rsidRDefault="005E4454" w:rsidP="00780880"/>
    <w:p w:rsidR="005E4454" w:rsidRDefault="005E4454" w:rsidP="00710954">
      <w:pPr>
        <w:pStyle w:val="ListParagraph"/>
        <w:numPr>
          <w:ilvl w:val="0"/>
          <w:numId w:val="23"/>
        </w:numPr>
      </w:pPr>
      <w:r>
        <w:t xml:space="preserve">The conceptual data model will comply with </w:t>
      </w:r>
      <w:r w:rsidR="00F22581">
        <w:t xml:space="preserve">Conceptual Data Modelling </w:t>
      </w:r>
      <w:r>
        <w:t xml:space="preserve">Standards </w:t>
      </w:r>
    </w:p>
    <w:p w:rsidR="00B3105B" w:rsidRDefault="00B3105B" w:rsidP="00B3105B"/>
    <w:p w:rsidR="00B3105B" w:rsidRDefault="00AA06C8" w:rsidP="00B3105B">
      <w:r w:rsidRPr="0035133F">
        <w:rPr>
          <w:b/>
        </w:rPr>
        <w:t>Application Entity Models</w:t>
      </w:r>
      <w:r w:rsidRPr="0035133F">
        <w:t xml:space="preserve"> describe application objects. It is a level at which interoperability will be managed with other Architecture functions (Solutions</w:t>
      </w:r>
      <w:r w:rsidR="0035133F" w:rsidRPr="0035133F">
        <w:t>, business</w:t>
      </w:r>
      <w:r w:rsidRPr="0035133F">
        <w:t>). Relationships are defined to perform classification of</w:t>
      </w:r>
      <w:r w:rsidR="0035133F" w:rsidRPr="0035133F">
        <w:t xml:space="preserve"> application data objects to the business objects they represent, to link application data objects to interfaces and functions, and to show dependencies amongst application data. Sub/Super typing is permissible by nesting. Cardinality should not be shown. Many-to-many relationships are</w:t>
      </w:r>
      <w:r w:rsidR="0035133F" w:rsidRPr="00721FCD">
        <w:t xml:space="preserve"> acceptable. The model does not show attributes.</w:t>
      </w:r>
      <w:r w:rsidR="0035133F" w:rsidRPr="0035133F">
        <w:t xml:space="preserve"> </w:t>
      </w:r>
      <w:r w:rsidR="0035133F" w:rsidRPr="00721FCD">
        <w:t xml:space="preserve">Key metadata held against </w:t>
      </w:r>
      <w:r w:rsidR="0035133F">
        <w:t>application data</w:t>
      </w:r>
      <w:r w:rsidR="0035133F" w:rsidRPr="00721FCD">
        <w:t xml:space="preserve"> objects includes a description.</w:t>
      </w:r>
    </w:p>
    <w:p w:rsidR="0035133F" w:rsidRDefault="0035133F" w:rsidP="00B3105B"/>
    <w:p w:rsidR="0035133F" w:rsidRDefault="0035133F" w:rsidP="0035133F">
      <w:pPr>
        <w:pStyle w:val="ListParagraph"/>
        <w:numPr>
          <w:ilvl w:val="0"/>
          <w:numId w:val="23"/>
        </w:numPr>
      </w:pPr>
      <w:r>
        <w:t>Application Entity Models will comply with Application Entity Modelling Standards</w:t>
      </w:r>
    </w:p>
    <w:p w:rsidR="005E4454" w:rsidRDefault="005E4454" w:rsidP="00780880"/>
    <w:p w:rsidR="00780880" w:rsidRDefault="00780880" w:rsidP="00780880">
      <w:r w:rsidRPr="00721FCD">
        <w:t xml:space="preserve">The </w:t>
      </w:r>
      <w:r w:rsidRPr="00721FCD">
        <w:rPr>
          <w:b/>
          <w:bCs/>
        </w:rPr>
        <w:t>Enterprise Logical Data Model</w:t>
      </w:r>
      <w:r w:rsidRPr="00721FCD">
        <w:t xml:space="preserve"> is a system agnostic depiction of the structure of business data. It is the enterprise standard when building bespoke applications (including data warehousing) and the canonical message structure when building loose coupled integration. It should be comprehensive and cover all information for an entity/subject area. Relationships should be shown with cardinality and descriptive verb-phrases. Sub and super typing is shown. Attributes and keys are shown. Views can be produced by subject area, entity or for a specific need, but the model should be produced as a single view for the whole of the enterprise. Key metadata held against entities and attributes include names, descriptions, </w:t>
      </w:r>
      <w:r w:rsidR="005E4454" w:rsidRPr="00721FCD">
        <w:t>and the</w:t>
      </w:r>
      <w:r w:rsidRPr="00721FCD">
        <w:t xml:space="preserve"> definition of good (values, foreign keys, rules and constraints), data types</w:t>
      </w:r>
      <w:r w:rsidR="004375E4">
        <w:t>, length</w:t>
      </w:r>
      <w:r w:rsidRPr="00721FCD">
        <w:t xml:space="preserve"> and precision.</w:t>
      </w:r>
    </w:p>
    <w:p w:rsidR="005E4454" w:rsidRDefault="005E4454" w:rsidP="00780880"/>
    <w:p w:rsidR="005E4454" w:rsidRDefault="005E4454" w:rsidP="00710954">
      <w:pPr>
        <w:pStyle w:val="ListParagraph"/>
        <w:numPr>
          <w:ilvl w:val="0"/>
          <w:numId w:val="23"/>
        </w:numPr>
      </w:pPr>
      <w:r>
        <w:t xml:space="preserve">The enterprise logical data model will comply </w:t>
      </w:r>
      <w:r w:rsidRPr="00B71874">
        <w:t>with relational modelling standards.</w:t>
      </w:r>
    </w:p>
    <w:p w:rsidR="005E4454" w:rsidRDefault="005E4454" w:rsidP="00780880"/>
    <w:p w:rsidR="00900F3D" w:rsidRDefault="00900F3D" w:rsidP="00900F3D">
      <w:r w:rsidRPr="005E4454">
        <w:rPr>
          <w:b/>
        </w:rPr>
        <w:t>Dimensional Models</w:t>
      </w:r>
      <w:r>
        <w:t xml:space="preserve"> depict a de-normalised view of data, optimised for reporting.</w:t>
      </w:r>
    </w:p>
    <w:p w:rsidR="00900F3D" w:rsidRDefault="00900F3D" w:rsidP="00900F3D"/>
    <w:p w:rsidR="00900F3D" w:rsidRDefault="00900F3D" w:rsidP="00710954">
      <w:pPr>
        <w:pStyle w:val="ListParagraph"/>
        <w:numPr>
          <w:ilvl w:val="0"/>
          <w:numId w:val="24"/>
        </w:numPr>
      </w:pPr>
      <w:r>
        <w:t xml:space="preserve">Dimensional models will comply </w:t>
      </w:r>
      <w:r w:rsidRPr="00553275">
        <w:t>with dimensional modelling standards.</w:t>
      </w:r>
    </w:p>
    <w:p w:rsidR="00900F3D" w:rsidRPr="00553275" w:rsidRDefault="00900F3D" w:rsidP="00900F3D">
      <w:pPr>
        <w:pStyle w:val="ListParagraph"/>
        <w:numPr>
          <w:ilvl w:val="0"/>
          <w:numId w:val="0"/>
        </w:numPr>
        <w:ind w:left="720"/>
      </w:pPr>
    </w:p>
    <w:p w:rsidR="00780880" w:rsidRDefault="00780880" w:rsidP="00780880">
      <w:r w:rsidRPr="00721FCD">
        <w:rPr>
          <w:b/>
          <w:bCs/>
        </w:rPr>
        <w:t>Application Logical and Physical Models</w:t>
      </w:r>
      <w:r w:rsidRPr="00721FCD">
        <w:t xml:space="preserve"> depict the structure of data within specific technologies. They will be produced where they add value and minimise risk. There is an expectation that vendors and systems integrators will provide and support this where appropriate, and our commercial agreements need to be updated to reflect this need. Where models are built on our behalf, they will use our preferred toolset and adhere to our standards. Where vendor supplied they will conform to a more generic set of minimum standards, </w:t>
      </w:r>
      <w:r w:rsidR="005E4454">
        <w:t>which provide more</w:t>
      </w:r>
      <w:r w:rsidRPr="00721FCD">
        <w:t xml:space="preserve"> flexibility in terms of notation and format. They should show structure of entities and tables, attributes, relationships including cardinality and recursive relationships, sub and super typing. Metadata as per the logical data model, with additional physical </w:t>
      </w:r>
      <w:r w:rsidRPr="00D36DE3">
        <w:t>storage information.</w:t>
      </w:r>
    </w:p>
    <w:p w:rsidR="005E4454" w:rsidRDefault="005E4454" w:rsidP="00780880"/>
    <w:p w:rsidR="005E4454" w:rsidRDefault="005E4454" w:rsidP="00710954">
      <w:pPr>
        <w:pStyle w:val="ListParagraph"/>
        <w:numPr>
          <w:ilvl w:val="0"/>
          <w:numId w:val="23"/>
        </w:numPr>
      </w:pPr>
      <w:r>
        <w:t xml:space="preserve">Where produced by or on behalf of PFG, the application logical and physical data models will comply </w:t>
      </w:r>
      <w:r w:rsidRPr="00B71874">
        <w:t>with relational modelling standards.</w:t>
      </w:r>
    </w:p>
    <w:p w:rsidR="005E4454" w:rsidRDefault="005E4454" w:rsidP="005E4454">
      <w:pPr>
        <w:pStyle w:val="ListParagraph"/>
        <w:numPr>
          <w:ilvl w:val="0"/>
          <w:numId w:val="0"/>
        </w:numPr>
        <w:ind w:left="720"/>
      </w:pPr>
    </w:p>
    <w:p w:rsidR="005E4454" w:rsidRPr="00157615" w:rsidRDefault="005E4454" w:rsidP="00710954">
      <w:pPr>
        <w:pStyle w:val="ListParagraph"/>
        <w:numPr>
          <w:ilvl w:val="0"/>
          <w:numId w:val="23"/>
        </w:numPr>
      </w:pPr>
      <w:r>
        <w:t xml:space="preserve">Where vendor provided, the application logical and physical data models will comply with </w:t>
      </w:r>
      <w:r w:rsidRPr="00157615">
        <w:t>minimum acceptable external modelling standards.</w:t>
      </w:r>
    </w:p>
    <w:p w:rsidR="00E55FE3" w:rsidRPr="00E55FE3" w:rsidRDefault="00E55FE3" w:rsidP="00E55FE3"/>
    <w:p w:rsidR="00E55FE3" w:rsidRDefault="00E55FE3" w:rsidP="00E55FE3">
      <w:pPr>
        <w:pStyle w:val="Heading2"/>
      </w:pPr>
      <w:bookmarkStart w:id="10" w:name="_Toc444694133"/>
      <w:r>
        <w:t>Risk/Reward based approach</w:t>
      </w:r>
      <w:bookmarkEnd w:id="10"/>
    </w:p>
    <w:p w:rsidR="002A043A" w:rsidRDefault="002A043A" w:rsidP="002A043A">
      <w:r>
        <w:t>Where data models do not exist, use pragmatism to identify where they will add value. Ensure that data modelling is carried out where it reduces risk and maximises benefits</w:t>
      </w:r>
      <w:r w:rsidR="006A38DE">
        <w:t>, without unnecessarily incurring project costs and delays</w:t>
      </w:r>
      <w:r>
        <w:t>.</w:t>
      </w:r>
    </w:p>
    <w:p w:rsidR="002D2856" w:rsidRDefault="002D2856" w:rsidP="002A043A"/>
    <w:p w:rsidR="002D2856" w:rsidRPr="002A043A" w:rsidRDefault="002D2856" w:rsidP="002A043A">
      <w:r>
        <w:t>The following table identifies when data documentation (models and metadata) should be produced:</w:t>
      </w:r>
    </w:p>
    <w:p w:rsidR="00157615" w:rsidRDefault="00157615" w:rsidP="00157615"/>
    <w:tbl>
      <w:tblPr>
        <w:tblW w:w="828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084"/>
        <w:gridCol w:w="4620"/>
        <w:gridCol w:w="1580"/>
      </w:tblGrid>
      <w:tr w:rsidR="00157615" w:rsidRPr="00157615" w:rsidTr="008C0E19">
        <w:trPr>
          <w:cantSplit/>
          <w:tblHeader/>
        </w:trPr>
        <w:tc>
          <w:tcPr>
            <w:tcW w:w="2084" w:type="dxa"/>
            <w:tcBorders>
              <w:top w:val="single" w:sz="6" w:space="0" w:color="auto"/>
              <w:left w:val="single" w:sz="6" w:space="0" w:color="auto"/>
              <w:bottom w:val="single" w:sz="6" w:space="0" w:color="auto"/>
              <w:right w:val="single" w:sz="6" w:space="0" w:color="auto"/>
            </w:tcBorders>
            <w:shd w:val="clear" w:color="auto" w:fill="00B0F0"/>
            <w:hideMark/>
          </w:tcPr>
          <w:p w:rsidR="00157615" w:rsidRPr="00157615" w:rsidRDefault="00157615" w:rsidP="008C0E19">
            <w:pPr>
              <w:rPr>
                <w:b/>
                <w:color w:val="FFFFFF" w:themeColor="background1"/>
              </w:rPr>
            </w:pPr>
            <w:r w:rsidRPr="00157615">
              <w:rPr>
                <w:b/>
                <w:color w:val="FFFFFF" w:themeColor="background1"/>
              </w:rPr>
              <w:t>Nature of Solution</w:t>
            </w:r>
          </w:p>
        </w:tc>
        <w:tc>
          <w:tcPr>
            <w:tcW w:w="4620" w:type="dxa"/>
            <w:tcBorders>
              <w:top w:val="single" w:sz="6" w:space="0" w:color="auto"/>
              <w:left w:val="nil"/>
              <w:bottom w:val="single" w:sz="6" w:space="0" w:color="auto"/>
              <w:right w:val="single" w:sz="4" w:space="0" w:color="auto"/>
            </w:tcBorders>
            <w:shd w:val="clear" w:color="auto" w:fill="00B0F0"/>
            <w:hideMark/>
          </w:tcPr>
          <w:p w:rsidR="00157615" w:rsidRPr="00157615" w:rsidRDefault="00157615" w:rsidP="008C0E19">
            <w:pPr>
              <w:rPr>
                <w:b/>
                <w:color w:val="FFFFFF" w:themeColor="background1"/>
              </w:rPr>
            </w:pPr>
            <w:r w:rsidRPr="00157615">
              <w:rPr>
                <w:b/>
                <w:color w:val="FFFFFF" w:themeColor="background1"/>
              </w:rPr>
              <w:t>Definition </w:t>
            </w:r>
          </w:p>
        </w:tc>
        <w:tc>
          <w:tcPr>
            <w:tcW w:w="1580" w:type="dxa"/>
            <w:tcBorders>
              <w:top w:val="single" w:sz="4" w:space="0" w:color="auto"/>
              <w:left w:val="single" w:sz="4" w:space="0" w:color="auto"/>
              <w:bottom w:val="single" w:sz="4" w:space="0" w:color="auto"/>
              <w:right w:val="single" w:sz="4" w:space="0" w:color="auto"/>
            </w:tcBorders>
            <w:shd w:val="clear" w:color="auto" w:fill="00B0F0"/>
          </w:tcPr>
          <w:p w:rsidR="00157615" w:rsidRPr="00157615" w:rsidRDefault="00157615" w:rsidP="008C0E19">
            <w:pPr>
              <w:jc w:val="center"/>
              <w:rPr>
                <w:b/>
                <w:color w:val="FFFFFF" w:themeColor="background1"/>
              </w:rPr>
            </w:pPr>
            <w:r>
              <w:rPr>
                <w:b/>
                <w:color w:val="FFFFFF" w:themeColor="background1"/>
              </w:rPr>
              <w:t>Documentation</w:t>
            </w:r>
          </w:p>
        </w:tc>
      </w:tr>
      <w:tr w:rsidR="00157615" w:rsidRPr="006A38DE" w:rsidTr="008C0E19">
        <w:trPr>
          <w:cantSplit/>
        </w:trPr>
        <w:tc>
          <w:tcPr>
            <w:tcW w:w="2084" w:type="dxa"/>
            <w:tcBorders>
              <w:top w:val="nil"/>
              <w:left w:val="single" w:sz="6" w:space="0" w:color="auto"/>
              <w:bottom w:val="single" w:sz="6" w:space="0" w:color="auto"/>
              <w:right w:val="single" w:sz="6" w:space="0" w:color="auto"/>
            </w:tcBorders>
            <w:shd w:val="clear" w:color="auto" w:fill="auto"/>
            <w:hideMark/>
          </w:tcPr>
          <w:p w:rsidR="00157615" w:rsidRPr="006A38DE" w:rsidRDefault="00157615" w:rsidP="008C0E19">
            <w:pPr>
              <w:rPr>
                <w:rFonts w:eastAsia="Times New Roman"/>
                <w:lang w:eastAsia="en-GB"/>
              </w:rPr>
            </w:pPr>
            <w:r w:rsidRPr="006A38DE">
              <w:rPr>
                <w:rFonts w:eastAsia="Times New Roman"/>
                <w:lang w:eastAsia="en-GB"/>
              </w:rPr>
              <w:t>Low impact</w:t>
            </w:r>
          </w:p>
        </w:tc>
        <w:tc>
          <w:tcPr>
            <w:tcW w:w="4620" w:type="dxa"/>
            <w:tcBorders>
              <w:top w:val="nil"/>
              <w:left w:val="nil"/>
              <w:bottom w:val="single" w:sz="6" w:space="0" w:color="auto"/>
              <w:right w:val="single" w:sz="4" w:space="0" w:color="auto"/>
            </w:tcBorders>
            <w:shd w:val="clear" w:color="auto" w:fill="auto"/>
            <w:hideMark/>
          </w:tcPr>
          <w:p w:rsidR="00157615" w:rsidRPr="006A38DE" w:rsidRDefault="00157615" w:rsidP="008C0E19">
            <w:pPr>
              <w:rPr>
                <w:rFonts w:eastAsia="Times New Roman"/>
                <w:lang w:eastAsia="en-GB"/>
              </w:rPr>
            </w:pPr>
            <w:r w:rsidRPr="006A38DE">
              <w:rPr>
                <w:rFonts w:eastAsia="Times New Roman"/>
                <w:lang w:eastAsia="en-GB"/>
              </w:rPr>
              <w:t>Standalone solution used by a small and non-critical area of the business. No reporting requirements. Not supported by PFG.</w:t>
            </w:r>
          </w:p>
        </w:tc>
        <w:tc>
          <w:tcPr>
            <w:tcW w:w="1580" w:type="dxa"/>
            <w:tcBorders>
              <w:top w:val="single" w:sz="4" w:space="0" w:color="auto"/>
              <w:left w:val="single" w:sz="4" w:space="0" w:color="auto"/>
              <w:bottom w:val="single" w:sz="4" w:space="0" w:color="auto"/>
              <w:right w:val="single" w:sz="4" w:space="0" w:color="auto"/>
            </w:tcBorders>
          </w:tcPr>
          <w:p w:rsidR="00157615" w:rsidRPr="006A38DE" w:rsidRDefault="00157615" w:rsidP="008C0E19">
            <w:pPr>
              <w:jc w:val="center"/>
              <w:rPr>
                <w:rFonts w:eastAsia="Times New Roman"/>
                <w:lang w:eastAsia="en-GB"/>
              </w:rPr>
            </w:pPr>
            <w:r w:rsidRPr="006A38DE">
              <w:rPr>
                <w:rFonts w:eastAsia="Times New Roman"/>
                <w:lang w:eastAsia="en-GB"/>
              </w:rPr>
              <w:t>Not essential</w:t>
            </w:r>
          </w:p>
        </w:tc>
      </w:tr>
      <w:tr w:rsidR="00157615" w:rsidRPr="006A38DE" w:rsidTr="008C0E19">
        <w:trPr>
          <w:cantSplit/>
        </w:trPr>
        <w:tc>
          <w:tcPr>
            <w:tcW w:w="2084" w:type="dxa"/>
            <w:tcBorders>
              <w:top w:val="nil"/>
              <w:left w:val="single" w:sz="6" w:space="0" w:color="auto"/>
              <w:bottom w:val="single" w:sz="6" w:space="0" w:color="auto"/>
              <w:right w:val="single" w:sz="6" w:space="0" w:color="auto"/>
            </w:tcBorders>
            <w:shd w:val="clear" w:color="auto" w:fill="auto"/>
            <w:hideMark/>
          </w:tcPr>
          <w:p w:rsidR="00157615" w:rsidRPr="006A38DE" w:rsidRDefault="00157615" w:rsidP="008C0E19">
            <w:pPr>
              <w:rPr>
                <w:rFonts w:eastAsia="Times New Roman"/>
                <w:lang w:eastAsia="en-GB"/>
              </w:rPr>
            </w:pPr>
            <w:r w:rsidRPr="006A38DE">
              <w:rPr>
                <w:rFonts w:eastAsia="Times New Roman"/>
                <w:lang w:eastAsia="en-GB"/>
              </w:rPr>
              <w:t>Medium impact </w:t>
            </w:r>
          </w:p>
        </w:tc>
        <w:tc>
          <w:tcPr>
            <w:tcW w:w="4620" w:type="dxa"/>
            <w:tcBorders>
              <w:top w:val="nil"/>
              <w:left w:val="nil"/>
              <w:bottom w:val="single" w:sz="6" w:space="0" w:color="auto"/>
              <w:right w:val="single" w:sz="4" w:space="0" w:color="auto"/>
            </w:tcBorders>
            <w:shd w:val="clear" w:color="auto" w:fill="auto"/>
          </w:tcPr>
          <w:p w:rsidR="00157615" w:rsidRPr="006A38DE" w:rsidRDefault="00157615" w:rsidP="008C0E19">
            <w:pPr>
              <w:rPr>
                <w:rFonts w:eastAsia="Times New Roman"/>
                <w:lang w:eastAsia="en-GB"/>
              </w:rPr>
            </w:pPr>
            <w:r w:rsidRPr="006A38DE">
              <w:rPr>
                <w:rFonts w:eastAsia="Times New Roman"/>
                <w:lang w:eastAsia="en-GB"/>
              </w:rPr>
              <w:t>Standalone solution used by a medium-critical area of the business, or integrated into a small ecosystem of non-critical systems. Possibly some reporting requirements. May be supported by PFG.</w:t>
            </w:r>
          </w:p>
        </w:tc>
        <w:tc>
          <w:tcPr>
            <w:tcW w:w="1580" w:type="dxa"/>
            <w:tcBorders>
              <w:top w:val="single" w:sz="4" w:space="0" w:color="auto"/>
              <w:left w:val="single" w:sz="4" w:space="0" w:color="auto"/>
              <w:bottom w:val="single" w:sz="4" w:space="0" w:color="auto"/>
              <w:right w:val="single" w:sz="4" w:space="0" w:color="auto"/>
            </w:tcBorders>
          </w:tcPr>
          <w:p w:rsidR="00157615" w:rsidRPr="006A38DE" w:rsidRDefault="00157615" w:rsidP="008C0E19">
            <w:pPr>
              <w:jc w:val="center"/>
              <w:rPr>
                <w:rFonts w:eastAsia="Times New Roman"/>
                <w:lang w:eastAsia="en-GB"/>
              </w:rPr>
            </w:pPr>
            <w:r w:rsidRPr="006A38DE">
              <w:rPr>
                <w:rFonts w:eastAsia="Times New Roman"/>
                <w:lang w:eastAsia="en-GB"/>
              </w:rPr>
              <w:t>As required to implement and support</w:t>
            </w:r>
          </w:p>
        </w:tc>
      </w:tr>
      <w:tr w:rsidR="00157615" w:rsidRPr="00B82FA6" w:rsidTr="008C0E19">
        <w:trPr>
          <w:cantSplit/>
        </w:trPr>
        <w:tc>
          <w:tcPr>
            <w:tcW w:w="2084" w:type="dxa"/>
            <w:tcBorders>
              <w:top w:val="nil"/>
              <w:left w:val="single" w:sz="6" w:space="0" w:color="auto"/>
              <w:bottom w:val="single" w:sz="6" w:space="0" w:color="auto"/>
              <w:right w:val="single" w:sz="6" w:space="0" w:color="auto"/>
            </w:tcBorders>
            <w:shd w:val="clear" w:color="auto" w:fill="auto"/>
            <w:hideMark/>
          </w:tcPr>
          <w:p w:rsidR="00157615" w:rsidRPr="006A38DE" w:rsidRDefault="00157615" w:rsidP="008C0E19">
            <w:pPr>
              <w:rPr>
                <w:rFonts w:eastAsia="Times New Roman"/>
                <w:lang w:eastAsia="en-GB"/>
              </w:rPr>
            </w:pPr>
            <w:r w:rsidRPr="006A38DE">
              <w:rPr>
                <w:rFonts w:eastAsia="Times New Roman"/>
                <w:lang w:eastAsia="en-GB"/>
              </w:rPr>
              <w:t>High impact </w:t>
            </w:r>
          </w:p>
        </w:tc>
        <w:tc>
          <w:tcPr>
            <w:tcW w:w="4620" w:type="dxa"/>
            <w:tcBorders>
              <w:top w:val="nil"/>
              <w:left w:val="nil"/>
              <w:bottom w:val="single" w:sz="6" w:space="0" w:color="auto"/>
              <w:right w:val="single" w:sz="4" w:space="0" w:color="auto"/>
            </w:tcBorders>
            <w:shd w:val="clear" w:color="auto" w:fill="auto"/>
          </w:tcPr>
          <w:p w:rsidR="00157615" w:rsidRPr="006A38DE" w:rsidRDefault="00157615" w:rsidP="008C0E19">
            <w:pPr>
              <w:rPr>
                <w:rFonts w:eastAsia="Times New Roman"/>
                <w:lang w:eastAsia="en-GB"/>
              </w:rPr>
            </w:pPr>
            <w:r w:rsidRPr="006A38DE">
              <w:rPr>
                <w:rFonts w:eastAsia="Times New Roman"/>
                <w:lang w:eastAsia="en-GB"/>
              </w:rPr>
              <w:t>Solution impacting a critical business component. Possibly some reporting requirements. May be supported by PFG.</w:t>
            </w:r>
          </w:p>
        </w:tc>
        <w:tc>
          <w:tcPr>
            <w:tcW w:w="1580" w:type="dxa"/>
            <w:tcBorders>
              <w:top w:val="single" w:sz="4" w:space="0" w:color="auto"/>
              <w:left w:val="single" w:sz="4" w:space="0" w:color="auto"/>
              <w:bottom w:val="single" w:sz="4" w:space="0" w:color="auto"/>
              <w:right w:val="single" w:sz="4" w:space="0" w:color="auto"/>
            </w:tcBorders>
          </w:tcPr>
          <w:p w:rsidR="00157615" w:rsidRPr="006A38DE" w:rsidRDefault="00157615" w:rsidP="008C0E19">
            <w:pPr>
              <w:jc w:val="center"/>
              <w:rPr>
                <w:rFonts w:eastAsia="Times New Roman"/>
                <w:lang w:eastAsia="en-GB"/>
              </w:rPr>
            </w:pPr>
            <w:r w:rsidRPr="006A38DE">
              <w:rPr>
                <w:rFonts w:eastAsia="Times New Roman"/>
                <w:lang w:eastAsia="en-GB"/>
              </w:rPr>
              <w:t>Mandatory</w:t>
            </w:r>
          </w:p>
        </w:tc>
      </w:tr>
    </w:tbl>
    <w:p w:rsidR="007D3718" w:rsidRPr="007D3718" w:rsidRDefault="007D3718" w:rsidP="007D3718"/>
    <w:p w:rsidR="00553275" w:rsidRDefault="00553275">
      <w:pPr>
        <w:rPr>
          <w:rFonts w:eastAsiaTheme="majorEastAsia" w:cstheme="majorBidi"/>
          <w:color w:val="595959" w:themeColor="text1" w:themeTint="A6"/>
          <w:sz w:val="36"/>
          <w:szCs w:val="26"/>
        </w:rPr>
      </w:pPr>
      <w:r>
        <w:br w:type="page"/>
      </w:r>
    </w:p>
    <w:p w:rsidR="00B3105B" w:rsidRDefault="00B3105B" w:rsidP="00B3105B">
      <w:pPr>
        <w:pStyle w:val="Heading2"/>
      </w:pPr>
      <w:bookmarkStart w:id="11" w:name="_Toc444694134"/>
      <w:r>
        <w:t>Enterprise Architecture Data Modelling Standards</w:t>
      </w:r>
      <w:bookmarkEnd w:id="11"/>
    </w:p>
    <w:p w:rsidR="00F22581" w:rsidRDefault="00F22581" w:rsidP="00B3105B">
      <w:pPr>
        <w:pStyle w:val="Heading3"/>
      </w:pPr>
      <w:r>
        <w:t>Conceptual Data Modelling Standards</w:t>
      </w:r>
    </w:p>
    <w:p w:rsidR="00292792" w:rsidRDefault="00292792" w:rsidP="00292792">
      <w:r>
        <w:t>A conceptual data model depicts business objects and their high level relationships.</w:t>
      </w:r>
    </w:p>
    <w:p w:rsidR="00292792" w:rsidRPr="00292792" w:rsidRDefault="00292792" w:rsidP="00292792"/>
    <w:p w:rsidR="00F22581" w:rsidRDefault="00F22581" w:rsidP="00710954">
      <w:pPr>
        <w:pStyle w:val="ListParagraph"/>
        <w:numPr>
          <w:ilvl w:val="0"/>
          <w:numId w:val="44"/>
        </w:numPr>
      </w:pPr>
      <w:r>
        <w:t>A conceptual data model shows</w:t>
      </w:r>
      <w:r w:rsidR="00D61204">
        <w:t>:</w:t>
      </w:r>
      <w:r>
        <w:t xml:space="preserve"> </w:t>
      </w:r>
    </w:p>
    <w:p w:rsidR="00F22581" w:rsidRDefault="00F22581" w:rsidP="00710954">
      <w:pPr>
        <w:pStyle w:val="ListParagraph"/>
        <w:numPr>
          <w:ilvl w:val="1"/>
          <w:numId w:val="44"/>
        </w:numPr>
      </w:pPr>
      <w:r>
        <w:t>Business objects</w:t>
      </w:r>
    </w:p>
    <w:p w:rsidR="00F22581" w:rsidRDefault="00F22581" w:rsidP="00710954">
      <w:pPr>
        <w:pStyle w:val="ListParagraph"/>
        <w:numPr>
          <w:ilvl w:val="1"/>
          <w:numId w:val="44"/>
        </w:numPr>
      </w:pPr>
      <w:r>
        <w:t>Patterns (supertypes)</w:t>
      </w:r>
    </w:p>
    <w:p w:rsidR="00F22581" w:rsidRDefault="00F22581" w:rsidP="00710954">
      <w:pPr>
        <w:pStyle w:val="ListParagraph"/>
        <w:numPr>
          <w:ilvl w:val="1"/>
          <w:numId w:val="44"/>
        </w:numPr>
      </w:pPr>
      <w:r>
        <w:t>High level relationships</w:t>
      </w:r>
    </w:p>
    <w:p w:rsidR="00F22581" w:rsidRDefault="00F22581" w:rsidP="00F22581">
      <w:pPr>
        <w:pStyle w:val="ListParagraph"/>
        <w:numPr>
          <w:ilvl w:val="0"/>
          <w:numId w:val="0"/>
        </w:numPr>
        <w:ind w:left="1440"/>
      </w:pPr>
    </w:p>
    <w:p w:rsidR="00F22581" w:rsidRDefault="00F22581" w:rsidP="00710954">
      <w:pPr>
        <w:pStyle w:val="ListParagraph"/>
        <w:numPr>
          <w:ilvl w:val="0"/>
          <w:numId w:val="44"/>
        </w:numPr>
      </w:pPr>
      <w:r>
        <w:t>A business object is a system agnostic representation of something the business holds information about, such as customer, account, product</w:t>
      </w:r>
    </w:p>
    <w:p w:rsidR="000F01AB" w:rsidRDefault="000F01AB" w:rsidP="000F01AB">
      <w:pPr>
        <w:pStyle w:val="ListParagraph"/>
        <w:numPr>
          <w:ilvl w:val="0"/>
          <w:numId w:val="0"/>
        </w:numPr>
        <w:ind w:left="720"/>
      </w:pPr>
    </w:p>
    <w:p w:rsidR="000F01AB" w:rsidRDefault="000F01AB" w:rsidP="00710954">
      <w:pPr>
        <w:pStyle w:val="ListParagraph"/>
        <w:numPr>
          <w:ilvl w:val="0"/>
          <w:numId w:val="44"/>
        </w:numPr>
      </w:pPr>
      <w:r>
        <w:t>A business object can be structured or unstructured</w:t>
      </w:r>
    </w:p>
    <w:p w:rsidR="00F22581" w:rsidRDefault="00F22581" w:rsidP="00F22581">
      <w:pPr>
        <w:pStyle w:val="ListParagraph"/>
        <w:numPr>
          <w:ilvl w:val="0"/>
          <w:numId w:val="0"/>
        </w:numPr>
        <w:ind w:left="720"/>
      </w:pPr>
    </w:p>
    <w:p w:rsidR="00F22581" w:rsidRDefault="00F22581" w:rsidP="00710954">
      <w:pPr>
        <w:pStyle w:val="ListParagraph"/>
        <w:numPr>
          <w:ilvl w:val="0"/>
          <w:numId w:val="44"/>
        </w:numPr>
      </w:pPr>
      <w:r>
        <w:t>Business objects need to be granular enough to interoperate with:</w:t>
      </w:r>
    </w:p>
    <w:p w:rsidR="00F22581" w:rsidRDefault="00F22581" w:rsidP="00710954">
      <w:pPr>
        <w:pStyle w:val="ListParagraph"/>
        <w:numPr>
          <w:ilvl w:val="1"/>
          <w:numId w:val="44"/>
        </w:numPr>
      </w:pPr>
      <w:r>
        <w:t>Governance (data governance, records management, security, information privacy) in order to define policy and assign responsibilities</w:t>
      </w:r>
    </w:p>
    <w:p w:rsidR="00F22581" w:rsidRDefault="00F22581" w:rsidP="00710954">
      <w:pPr>
        <w:pStyle w:val="ListParagraph"/>
        <w:numPr>
          <w:ilvl w:val="1"/>
          <w:numId w:val="44"/>
        </w:numPr>
      </w:pPr>
      <w:r>
        <w:t>Business Analysis in order to define high-level business processes</w:t>
      </w:r>
    </w:p>
    <w:p w:rsidR="00D61204" w:rsidRDefault="00D61204" w:rsidP="00D61204">
      <w:pPr>
        <w:pStyle w:val="ListParagraph"/>
        <w:numPr>
          <w:ilvl w:val="0"/>
          <w:numId w:val="0"/>
        </w:numPr>
        <w:ind w:left="720"/>
      </w:pPr>
    </w:p>
    <w:p w:rsidR="00D61204" w:rsidRDefault="00D61204" w:rsidP="00710954">
      <w:pPr>
        <w:pStyle w:val="ListParagraph"/>
        <w:numPr>
          <w:ilvl w:val="0"/>
          <w:numId w:val="44"/>
        </w:numPr>
      </w:pPr>
      <w:r>
        <w:t>Business Objects should not take into account</w:t>
      </w:r>
    </w:p>
    <w:p w:rsidR="00D61204" w:rsidRDefault="00D61204" w:rsidP="00710954">
      <w:pPr>
        <w:pStyle w:val="ListParagraph"/>
        <w:numPr>
          <w:ilvl w:val="1"/>
          <w:numId w:val="44"/>
        </w:numPr>
      </w:pPr>
      <w:r>
        <w:t>Organisational divisions</w:t>
      </w:r>
    </w:p>
    <w:p w:rsidR="00D61204" w:rsidRDefault="00D61204" w:rsidP="00710954">
      <w:pPr>
        <w:pStyle w:val="ListParagraph"/>
        <w:numPr>
          <w:ilvl w:val="1"/>
          <w:numId w:val="44"/>
        </w:numPr>
      </w:pPr>
      <w:r>
        <w:t>Separation in source systems</w:t>
      </w:r>
    </w:p>
    <w:p w:rsidR="00F22581" w:rsidRDefault="00F22581" w:rsidP="00F22581">
      <w:pPr>
        <w:pStyle w:val="ListParagraph"/>
        <w:numPr>
          <w:ilvl w:val="0"/>
          <w:numId w:val="0"/>
        </w:numPr>
        <w:ind w:left="1440"/>
      </w:pPr>
    </w:p>
    <w:p w:rsidR="00F22581" w:rsidRDefault="00F22581" w:rsidP="00710954">
      <w:pPr>
        <w:pStyle w:val="ListParagraph"/>
        <w:numPr>
          <w:ilvl w:val="0"/>
          <w:numId w:val="44"/>
        </w:numPr>
      </w:pPr>
      <w:r>
        <w:t>Patterns (Supertypes) define common data formats and characteristics that can store multiple business objects in a standard manner, e.g. Customer, Colleague and Supplier are all forms of Party.</w:t>
      </w:r>
    </w:p>
    <w:p w:rsidR="00F22581" w:rsidRDefault="00F22581" w:rsidP="00F22581">
      <w:pPr>
        <w:pStyle w:val="ListParagraph"/>
        <w:numPr>
          <w:ilvl w:val="0"/>
          <w:numId w:val="0"/>
        </w:numPr>
        <w:ind w:left="720"/>
      </w:pPr>
    </w:p>
    <w:p w:rsidR="00F22581" w:rsidRDefault="00F22581" w:rsidP="00710954">
      <w:pPr>
        <w:pStyle w:val="ListParagraph"/>
        <w:numPr>
          <w:ilvl w:val="0"/>
          <w:numId w:val="44"/>
        </w:numPr>
      </w:pPr>
      <w:r>
        <w:t xml:space="preserve">Patterns should not be too general and should be </w:t>
      </w:r>
    </w:p>
    <w:p w:rsidR="00F22581" w:rsidRDefault="00F22581" w:rsidP="00710954">
      <w:pPr>
        <w:pStyle w:val="ListParagraph"/>
        <w:numPr>
          <w:ilvl w:val="1"/>
          <w:numId w:val="44"/>
        </w:numPr>
      </w:pPr>
      <w:r>
        <w:t>Capable of being linked to standard processes</w:t>
      </w:r>
    </w:p>
    <w:p w:rsidR="00F22581" w:rsidRDefault="00F22581" w:rsidP="00710954">
      <w:pPr>
        <w:pStyle w:val="ListParagraph"/>
        <w:numPr>
          <w:ilvl w:val="1"/>
          <w:numId w:val="44"/>
        </w:numPr>
      </w:pPr>
      <w:r>
        <w:t>Capable of representation in a meaningful fixed structure logical data model with contained business objects differentiated by ‘type’, rather than ultra-flexible structures such as key-value pairs</w:t>
      </w:r>
    </w:p>
    <w:p w:rsidR="00D61204" w:rsidRDefault="00D61204" w:rsidP="00D61204">
      <w:pPr>
        <w:pStyle w:val="ListParagraph"/>
        <w:numPr>
          <w:ilvl w:val="0"/>
          <w:numId w:val="0"/>
        </w:numPr>
        <w:ind w:left="1440"/>
      </w:pPr>
    </w:p>
    <w:p w:rsidR="00D61204" w:rsidRDefault="00D61204" w:rsidP="00710954">
      <w:pPr>
        <w:pStyle w:val="ListParagraph"/>
        <w:numPr>
          <w:ilvl w:val="0"/>
          <w:numId w:val="44"/>
        </w:numPr>
      </w:pPr>
      <w:r>
        <w:t>Sub-Typing, Super-Typing and Pattern Inheritance is represented by enclosure within a parent object (nesting)</w:t>
      </w:r>
    </w:p>
    <w:p w:rsidR="00D61204" w:rsidRDefault="00D61204" w:rsidP="00D61204">
      <w:pPr>
        <w:pStyle w:val="ListParagraph"/>
        <w:numPr>
          <w:ilvl w:val="0"/>
          <w:numId w:val="0"/>
        </w:numPr>
        <w:ind w:left="720"/>
      </w:pPr>
    </w:p>
    <w:p w:rsidR="00D61204" w:rsidRDefault="00D61204" w:rsidP="00710954">
      <w:pPr>
        <w:pStyle w:val="ListParagraph"/>
        <w:numPr>
          <w:ilvl w:val="0"/>
          <w:numId w:val="44"/>
        </w:numPr>
      </w:pPr>
      <w:r>
        <w:t xml:space="preserve">Relationships </w:t>
      </w:r>
      <w:r w:rsidR="001E49EA">
        <w:t>may</w:t>
      </w:r>
      <w:r>
        <w:t xml:space="preserve"> contain a </w:t>
      </w:r>
      <w:r w:rsidR="001E49EA">
        <w:t>description,</w:t>
      </w:r>
      <w:r>
        <w:t xml:space="preserve"> with an arrow indicating the direction in which it should be read</w:t>
      </w:r>
      <w:r w:rsidR="001E49EA">
        <w:t xml:space="preserve"> depending on the modelling tool used.</w:t>
      </w:r>
    </w:p>
    <w:p w:rsidR="00D61204" w:rsidRDefault="00D61204" w:rsidP="00D61204">
      <w:pPr>
        <w:pStyle w:val="ListParagraph"/>
        <w:numPr>
          <w:ilvl w:val="0"/>
          <w:numId w:val="0"/>
        </w:numPr>
        <w:ind w:left="1080"/>
      </w:pPr>
    </w:p>
    <w:p w:rsidR="00D61204" w:rsidRDefault="00D61204" w:rsidP="00710954">
      <w:pPr>
        <w:pStyle w:val="ListParagraph"/>
        <w:numPr>
          <w:ilvl w:val="0"/>
          <w:numId w:val="44"/>
        </w:numPr>
      </w:pPr>
      <w:r>
        <w:t>Only key relationships need be shown</w:t>
      </w:r>
    </w:p>
    <w:p w:rsidR="00D61204" w:rsidRDefault="00D61204" w:rsidP="00D61204">
      <w:pPr>
        <w:pStyle w:val="ListParagraph"/>
        <w:numPr>
          <w:ilvl w:val="0"/>
          <w:numId w:val="0"/>
        </w:numPr>
        <w:ind w:left="1080"/>
      </w:pPr>
    </w:p>
    <w:p w:rsidR="00D61204" w:rsidRDefault="00D61204" w:rsidP="00710954">
      <w:pPr>
        <w:pStyle w:val="ListParagraph"/>
        <w:numPr>
          <w:ilvl w:val="0"/>
          <w:numId w:val="44"/>
        </w:numPr>
      </w:pPr>
      <w:r>
        <w:t>Borders may be used to show high-level groupings into subject areas</w:t>
      </w:r>
    </w:p>
    <w:p w:rsidR="00D61204" w:rsidRDefault="00D61204" w:rsidP="00D61204">
      <w:pPr>
        <w:pStyle w:val="ListParagraph"/>
        <w:numPr>
          <w:ilvl w:val="0"/>
          <w:numId w:val="0"/>
        </w:numPr>
        <w:ind w:left="1080"/>
      </w:pPr>
    </w:p>
    <w:p w:rsidR="00D61204" w:rsidRDefault="00D61204" w:rsidP="00710954">
      <w:pPr>
        <w:pStyle w:val="ListParagraph"/>
        <w:numPr>
          <w:ilvl w:val="0"/>
          <w:numId w:val="44"/>
        </w:numPr>
      </w:pPr>
      <w:r>
        <w:t>Conceptual data models should be produced according to brand or architecture guidelines</w:t>
      </w:r>
    </w:p>
    <w:p w:rsidR="00D61204" w:rsidRDefault="00D61204" w:rsidP="00292792">
      <w:pPr>
        <w:pStyle w:val="ListParagraph"/>
        <w:numPr>
          <w:ilvl w:val="0"/>
          <w:numId w:val="0"/>
        </w:numPr>
        <w:ind w:left="1080"/>
      </w:pPr>
    </w:p>
    <w:p w:rsidR="00D61204" w:rsidRDefault="00D61204" w:rsidP="00710954">
      <w:pPr>
        <w:pStyle w:val="ListParagraph"/>
        <w:numPr>
          <w:ilvl w:val="0"/>
          <w:numId w:val="44"/>
        </w:numPr>
      </w:pPr>
      <w:r>
        <w:t>Business objects and patterns should be accompanied by metadata including:</w:t>
      </w:r>
    </w:p>
    <w:p w:rsidR="00D61204" w:rsidRDefault="00D61204" w:rsidP="00710954">
      <w:pPr>
        <w:pStyle w:val="ListParagraph"/>
        <w:numPr>
          <w:ilvl w:val="1"/>
          <w:numId w:val="44"/>
        </w:numPr>
      </w:pPr>
      <w:r>
        <w:t>Optional: The subject area in which the business object belongs</w:t>
      </w:r>
    </w:p>
    <w:p w:rsidR="00D61204" w:rsidRDefault="00D61204" w:rsidP="00710954">
      <w:pPr>
        <w:pStyle w:val="ListParagraph"/>
        <w:numPr>
          <w:ilvl w:val="1"/>
          <w:numId w:val="44"/>
        </w:numPr>
      </w:pPr>
      <w:r>
        <w:t>Mandatory: The name of the business object</w:t>
      </w:r>
    </w:p>
    <w:p w:rsidR="00D61204" w:rsidRDefault="00D61204" w:rsidP="00710954">
      <w:pPr>
        <w:pStyle w:val="ListParagraph"/>
        <w:numPr>
          <w:ilvl w:val="1"/>
          <w:numId w:val="44"/>
        </w:numPr>
      </w:pPr>
      <w:r>
        <w:t>Mandatory: The type of object (pattern or bus object)</w:t>
      </w:r>
    </w:p>
    <w:p w:rsidR="00D61204" w:rsidRDefault="00D61204" w:rsidP="00710954">
      <w:pPr>
        <w:pStyle w:val="ListParagraph"/>
        <w:numPr>
          <w:ilvl w:val="1"/>
          <w:numId w:val="44"/>
        </w:numPr>
      </w:pPr>
      <w:r>
        <w:t>If a business object conforms to a pattern, the name of the pattern</w:t>
      </w:r>
    </w:p>
    <w:p w:rsidR="00D61204" w:rsidRDefault="00D61204" w:rsidP="00710954">
      <w:pPr>
        <w:pStyle w:val="ListParagraph"/>
        <w:numPr>
          <w:ilvl w:val="1"/>
          <w:numId w:val="44"/>
        </w:numPr>
      </w:pPr>
      <w:r>
        <w:t>The description of the business object or pattern (compliant with definition standards)</w:t>
      </w:r>
    </w:p>
    <w:p w:rsidR="00B3105B" w:rsidRDefault="00D61204" w:rsidP="00B3105B">
      <w:pPr>
        <w:pStyle w:val="Heading3"/>
        <w:rPr>
          <w:ins w:id="12" w:author="Bennett, David (Strategy, Architecture &amp; Data.PFMS)" w:date="2016-03-02T13:18:00Z"/>
        </w:rPr>
      </w:pPr>
      <w:r>
        <w:br w:type="page"/>
      </w:r>
      <w:ins w:id="13" w:author="Bennett, David (Strategy, Architecture &amp; Data.PFMS)" w:date="2016-03-02T13:18:00Z">
        <w:r w:rsidR="00B3105B">
          <w:t>Application Entity Modelling</w:t>
        </w:r>
      </w:ins>
    </w:p>
    <w:p w:rsidR="00B3105B" w:rsidRDefault="00B3105B" w:rsidP="00B3105B">
      <w:pPr>
        <w:rPr>
          <w:ins w:id="14" w:author="Bennett, David (Strategy, Architecture &amp; Data.PFMS)" w:date="2016-03-02T13:18:00Z"/>
        </w:rPr>
      </w:pPr>
      <w:ins w:id="15" w:author="Bennett, David (Strategy, Architecture &amp; Data.PFMS)" w:date="2016-03-02T13:18:00Z">
        <w:r>
          <w:t>An application entity model depicts the data objects (entities) that are stored and used by an application. Depending on the enterprise architecture toolset, this can be built as a model, or generated from other architecture artefacts.</w:t>
        </w:r>
      </w:ins>
    </w:p>
    <w:p w:rsidR="00B3105B" w:rsidRDefault="00B3105B" w:rsidP="00B3105B">
      <w:pPr>
        <w:rPr>
          <w:ins w:id="16" w:author="Bennett, David (Strategy, Architecture &amp; Data.PFMS)" w:date="2016-03-02T13:18:00Z"/>
        </w:rPr>
      </w:pPr>
    </w:p>
    <w:p w:rsidR="00B3105B" w:rsidRDefault="00B3105B" w:rsidP="00B3105B">
      <w:pPr>
        <w:pStyle w:val="ListParagraph"/>
        <w:numPr>
          <w:ilvl w:val="0"/>
          <w:numId w:val="47"/>
        </w:numPr>
        <w:rPr>
          <w:ins w:id="17" w:author="Bennett, David (Strategy, Architecture &amp; Data.PFMS)" w:date="2016-03-02T13:18:00Z"/>
        </w:rPr>
      </w:pPr>
      <w:ins w:id="18" w:author="Bennett, David (Strategy, Architecture &amp; Data.PFMS)" w:date="2016-03-02T13:18:00Z">
        <w:r>
          <w:t xml:space="preserve">An application entity model shows: </w:t>
        </w:r>
      </w:ins>
    </w:p>
    <w:p w:rsidR="00B3105B" w:rsidRDefault="00B3105B" w:rsidP="00B3105B">
      <w:pPr>
        <w:pStyle w:val="ListParagraph"/>
        <w:numPr>
          <w:ilvl w:val="1"/>
          <w:numId w:val="47"/>
        </w:numPr>
        <w:rPr>
          <w:ins w:id="19" w:author="Bennett, David (Strategy, Architecture &amp; Data.PFMS)" w:date="2016-03-02T13:18:00Z"/>
        </w:rPr>
      </w:pPr>
      <w:ins w:id="20" w:author="Bennett, David (Strategy, Architecture &amp; Data.PFMS)" w:date="2016-03-02T13:18:00Z">
        <w:r>
          <w:t>Application data objects</w:t>
        </w:r>
      </w:ins>
    </w:p>
    <w:p w:rsidR="00B3105B" w:rsidRDefault="00B3105B" w:rsidP="00B3105B">
      <w:pPr>
        <w:pStyle w:val="ListParagraph"/>
        <w:numPr>
          <w:ilvl w:val="1"/>
          <w:numId w:val="47"/>
        </w:numPr>
        <w:rPr>
          <w:ins w:id="21" w:author="Bennett, David (Strategy, Architecture &amp; Data.PFMS)" w:date="2016-03-02T13:18:00Z"/>
        </w:rPr>
      </w:pPr>
      <w:ins w:id="22" w:author="Bennett, David (Strategy, Architecture &amp; Data.PFMS)" w:date="2016-03-02T13:18:00Z">
        <w:r>
          <w:t>Business objects</w:t>
        </w:r>
      </w:ins>
    </w:p>
    <w:p w:rsidR="00B3105B" w:rsidRDefault="00B3105B" w:rsidP="00B3105B">
      <w:pPr>
        <w:pStyle w:val="ListParagraph"/>
        <w:numPr>
          <w:ilvl w:val="1"/>
          <w:numId w:val="47"/>
        </w:numPr>
        <w:rPr>
          <w:ins w:id="23" w:author="Bennett, David (Strategy, Architecture &amp; Data.PFMS)" w:date="2016-03-02T13:18:00Z"/>
        </w:rPr>
      </w:pPr>
      <w:ins w:id="24" w:author="Bennett, David (Strategy, Architecture &amp; Data.PFMS)" w:date="2016-03-02T13:18:00Z">
        <w:r>
          <w:t>The realisation relationships between application data objects and business objects</w:t>
        </w:r>
      </w:ins>
    </w:p>
    <w:p w:rsidR="00B3105B" w:rsidRDefault="00B3105B" w:rsidP="00B3105B">
      <w:pPr>
        <w:pStyle w:val="ListParagraph"/>
        <w:numPr>
          <w:ilvl w:val="1"/>
          <w:numId w:val="47"/>
        </w:numPr>
        <w:rPr>
          <w:ins w:id="25" w:author="Bennett, David (Strategy, Architecture &amp; Data.PFMS)" w:date="2016-03-02T13:18:00Z"/>
        </w:rPr>
      </w:pPr>
      <w:ins w:id="26" w:author="Bennett, David (Strategy, Architecture &amp; Data.PFMS)" w:date="2016-03-02T13:18:00Z">
        <w:r>
          <w:t>Application object Patterns (supertypes)</w:t>
        </w:r>
      </w:ins>
    </w:p>
    <w:p w:rsidR="00B3105B" w:rsidRDefault="00B3105B" w:rsidP="00B3105B">
      <w:pPr>
        <w:pStyle w:val="ListParagraph"/>
        <w:numPr>
          <w:ilvl w:val="1"/>
          <w:numId w:val="47"/>
        </w:numPr>
        <w:rPr>
          <w:ins w:id="27" w:author="Bennett, David (Strategy, Architecture &amp; Data.PFMS)" w:date="2016-03-02T13:18:00Z"/>
        </w:rPr>
      </w:pPr>
      <w:ins w:id="28" w:author="Bennett, David (Strategy, Architecture &amp; Data.PFMS)" w:date="2016-03-02T13:18:00Z">
        <w:r>
          <w:t>High level relationships</w:t>
        </w:r>
      </w:ins>
    </w:p>
    <w:p w:rsidR="00B3105B" w:rsidRDefault="00B3105B" w:rsidP="00B3105B">
      <w:pPr>
        <w:pStyle w:val="ListParagraph"/>
        <w:numPr>
          <w:ilvl w:val="1"/>
          <w:numId w:val="47"/>
        </w:numPr>
        <w:rPr>
          <w:ins w:id="29" w:author="Bennett, David (Strategy, Architecture &amp; Data.PFMS)" w:date="2016-03-02T13:18:00Z"/>
        </w:rPr>
      </w:pPr>
      <w:ins w:id="30" w:author="Bennett, David (Strategy, Architecture &amp; Data.PFMS)" w:date="2016-03-02T13:18:00Z">
        <w:r>
          <w:t>Access relationships to external data</w:t>
        </w:r>
      </w:ins>
    </w:p>
    <w:p w:rsidR="00B3105B" w:rsidRDefault="00B3105B" w:rsidP="00B3105B">
      <w:pPr>
        <w:pStyle w:val="ListParagraph"/>
        <w:numPr>
          <w:ilvl w:val="1"/>
          <w:numId w:val="47"/>
        </w:numPr>
        <w:rPr>
          <w:ins w:id="31" w:author="Bennett, David (Strategy, Architecture &amp; Data.PFMS)" w:date="2016-03-02T13:18:00Z"/>
        </w:rPr>
      </w:pPr>
      <w:ins w:id="32" w:author="Bennett, David (Strategy, Architecture &amp; Data.PFMS)" w:date="2016-03-02T13:18:00Z">
        <w:r>
          <w:t>Interfaces</w:t>
        </w:r>
      </w:ins>
    </w:p>
    <w:p w:rsidR="00B3105B" w:rsidRDefault="00B3105B" w:rsidP="00B3105B">
      <w:pPr>
        <w:pStyle w:val="ListParagraph"/>
        <w:numPr>
          <w:ilvl w:val="1"/>
          <w:numId w:val="47"/>
        </w:numPr>
        <w:rPr>
          <w:ins w:id="33" w:author="Bennett, David (Strategy, Architecture &amp; Data.PFMS)" w:date="2016-03-02T13:18:00Z"/>
        </w:rPr>
      </w:pPr>
      <w:ins w:id="34" w:author="Bennett, David (Strategy, Architecture &amp; Data.PFMS)" w:date="2016-03-02T13:18:00Z">
        <w:r>
          <w:t>The relationship between interfaces and the business (in the case of external) or application data objects (in the case of internal) that is their payload</w:t>
        </w:r>
      </w:ins>
    </w:p>
    <w:p w:rsidR="00B3105B" w:rsidRDefault="00B3105B" w:rsidP="00B3105B">
      <w:pPr>
        <w:pStyle w:val="ListParagraph"/>
        <w:numPr>
          <w:ilvl w:val="0"/>
          <w:numId w:val="0"/>
        </w:numPr>
        <w:ind w:left="1440"/>
        <w:rPr>
          <w:ins w:id="35" w:author="Bennett, David (Strategy, Architecture &amp; Data.PFMS)" w:date="2016-03-02T13:18:00Z"/>
        </w:rPr>
      </w:pPr>
    </w:p>
    <w:p w:rsidR="00B3105B" w:rsidRDefault="00B3105B" w:rsidP="00B3105B">
      <w:pPr>
        <w:pStyle w:val="ListParagraph"/>
        <w:numPr>
          <w:ilvl w:val="0"/>
          <w:numId w:val="47"/>
        </w:numPr>
        <w:rPr>
          <w:ins w:id="36" w:author="Bennett, David (Strategy, Architecture &amp; Data.PFMS)" w:date="2016-03-02T13:18:00Z"/>
        </w:rPr>
      </w:pPr>
      <w:ins w:id="37" w:author="Bennett, David (Strategy, Architecture &amp; Data.PFMS)" w:date="2016-03-02T13:18:00Z">
        <w:r>
          <w:t xml:space="preserve">In the context of this document, the use of the term ‘application’ is synonymous with the Archimate definition of ‘application component’. A modular, deployable and replaceable part of a software system that encapsulates its behaviour and data and exposes these through a set of interfaces. </w:t>
        </w:r>
      </w:ins>
    </w:p>
    <w:p w:rsidR="00B3105B" w:rsidRDefault="00B3105B" w:rsidP="00B3105B">
      <w:pPr>
        <w:pStyle w:val="ListParagraph"/>
        <w:numPr>
          <w:ilvl w:val="0"/>
          <w:numId w:val="0"/>
        </w:numPr>
        <w:ind w:left="720"/>
        <w:rPr>
          <w:ins w:id="38" w:author="Bennett, David (Strategy, Architecture &amp; Data.PFMS)" w:date="2016-03-02T13:18:00Z"/>
        </w:rPr>
      </w:pPr>
    </w:p>
    <w:p w:rsidR="00B3105B" w:rsidRDefault="00B3105B" w:rsidP="00B3105B">
      <w:pPr>
        <w:pStyle w:val="ListParagraph"/>
        <w:numPr>
          <w:ilvl w:val="0"/>
          <w:numId w:val="47"/>
        </w:numPr>
        <w:rPr>
          <w:ins w:id="39" w:author="Bennett, David (Strategy, Architecture &amp; Data.PFMS)" w:date="2016-03-02T13:18:00Z"/>
        </w:rPr>
      </w:pPr>
      <w:ins w:id="40" w:author="Bennett, David (Strategy, Architecture &amp; Data.PFMS)" w:date="2016-03-02T13:18:00Z">
        <w:r>
          <w:t xml:space="preserve">An application object is a system specific representation of something the application holds information about, such as customer, account, or product. </w:t>
        </w:r>
      </w:ins>
    </w:p>
    <w:p w:rsidR="00B3105B" w:rsidRDefault="00B3105B" w:rsidP="00B3105B">
      <w:pPr>
        <w:pStyle w:val="ListParagraph"/>
        <w:numPr>
          <w:ilvl w:val="0"/>
          <w:numId w:val="0"/>
        </w:numPr>
        <w:ind w:left="720"/>
        <w:rPr>
          <w:ins w:id="41" w:author="Bennett, David (Strategy, Architecture &amp; Data.PFMS)" w:date="2016-03-02T13:18:00Z"/>
        </w:rPr>
      </w:pPr>
    </w:p>
    <w:p w:rsidR="00B3105B" w:rsidRDefault="00B3105B" w:rsidP="00B3105B">
      <w:pPr>
        <w:pStyle w:val="ListParagraph"/>
        <w:numPr>
          <w:ilvl w:val="0"/>
          <w:numId w:val="47"/>
        </w:numPr>
        <w:rPr>
          <w:ins w:id="42" w:author="Bennett, David (Strategy, Architecture &amp; Data.PFMS)" w:date="2016-03-02T13:18:00Z"/>
        </w:rPr>
      </w:pPr>
      <w:ins w:id="43" w:author="Bennett, David (Strategy, Architecture &amp; Data.PFMS)" w:date="2016-03-02T13:18:00Z">
        <w:r>
          <w:t>An application object may be comprised of structured and/or unstructured data.</w:t>
        </w:r>
      </w:ins>
    </w:p>
    <w:p w:rsidR="00B3105B" w:rsidRDefault="00B3105B" w:rsidP="00B3105B">
      <w:pPr>
        <w:pStyle w:val="ListParagraph"/>
        <w:numPr>
          <w:ilvl w:val="0"/>
          <w:numId w:val="0"/>
        </w:numPr>
        <w:ind w:left="720"/>
        <w:rPr>
          <w:ins w:id="44" w:author="Bennett, David (Strategy, Architecture &amp; Data.PFMS)" w:date="2016-03-02T13:18:00Z"/>
        </w:rPr>
      </w:pPr>
    </w:p>
    <w:p w:rsidR="00B3105B" w:rsidRDefault="00B3105B" w:rsidP="00B3105B">
      <w:pPr>
        <w:pStyle w:val="ListParagraph"/>
        <w:numPr>
          <w:ilvl w:val="0"/>
          <w:numId w:val="47"/>
        </w:numPr>
        <w:rPr>
          <w:ins w:id="45" w:author="Bennett, David (Strategy, Architecture &amp; Data.PFMS)" w:date="2016-03-02T13:18:00Z"/>
        </w:rPr>
      </w:pPr>
      <w:ins w:id="46" w:author="Bennett, David (Strategy, Architecture &amp; Data.PFMS)" w:date="2016-03-02T13:18:00Z">
        <w:r>
          <w:t>Application data objects need to be granular enough to interoperate with:</w:t>
        </w:r>
      </w:ins>
    </w:p>
    <w:p w:rsidR="00B3105B" w:rsidRDefault="00B3105B" w:rsidP="00B3105B">
      <w:pPr>
        <w:pStyle w:val="ListParagraph"/>
        <w:numPr>
          <w:ilvl w:val="1"/>
          <w:numId w:val="47"/>
        </w:numPr>
        <w:rPr>
          <w:ins w:id="47" w:author="Bennett, David (Strategy, Architecture &amp; Data.PFMS)" w:date="2016-03-02T13:18:00Z"/>
        </w:rPr>
      </w:pPr>
      <w:ins w:id="48" w:author="Bennett, David (Strategy, Architecture &amp; Data.PFMS)" w:date="2016-03-02T13:18:00Z">
        <w:r>
          <w:t>Business processes describing user interface interactions</w:t>
        </w:r>
      </w:ins>
    </w:p>
    <w:p w:rsidR="00B3105B" w:rsidRDefault="00B3105B" w:rsidP="00B3105B">
      <w:pPr>
        <w:pStyle w:val="ListParagraph"/>
        <w:numPr>
          <w:ilvl w:val="1"/>
          <w:numId w:val="47"/>
        </w:numPr>
        <w:rPr>
          <w:ins w:id="49" w:author="Bennett, David (Strategy, Architecture &amp; Data.PFMS)" w:date="2016-03-02T13:18:00Z"/>
        </w:rPr>
      </w:pPr>
      <w:ins w:id="50" w:author="Bennett, David (Strategy, Architecture &amp; Data.PFMS)" w:date="2016-03-02T13:18:00Z">
        <w:r>
          <w:t>Applications architecture to define system processes</w:t>
        </w:r>
      </w:ins>
    </w:p>
    <w:p w:rsidR="00B3105B" w:rsidRDefault="00B3105B" w:rsidP="00B3105B">
      <w:pPr>
        <w:pStyle w:val="ListParagraph"/>
        <w:numPr>
          <w:ilvl w:val="1"/>
          <w:numId w:val="47"/>
        </w:numPr>
        <w:rPr>
          <w:ins w:id="51" w:author="Bennett, David (Strategy, Architecture &amp; Data.PFMS)" w:date="2016-03-02T13:18:00Z"/>
        </w:rPr>
      </w:pPr>
      <w:ins w:id="52" w:author="Bennett, David (Strategy, Architecture &amp; Data.PFMS)" w:date="2016-03-02T13:18:00Z">
        <w:r>
          <w:t>Integration</w:t>
        </w:r>
      </w:ins>
    </w:p>
    <w:p w:rsidR="00B3105B" w:rsidRDefault="00B3105B" w:rsidP="00B3105B">
      <w:pPr>
        <w:pStyle w:val="ListParagraph"/>
        <w:numPr>
          <w:ilvl w:val="0"/>
          <w:numId w:val="0"/>
        </w:numPr>
        <w:ind w:left="720"/>
        <w:rPr>
          <w:ins w:id="53" w:author="Bennett, David (Strategy, Architecture &amp; Data.PFMS)" w:date="2016-03-02T13:18:00Z"/>
        </w:rPr>
      </w:pPr>
    </w:p>
    <w:p w:rsidR="00B3105B" w:rsidRDefault="00B3105B" w:rsidP="00B3105B">
      <w:pPr>
        <w:pStyle w:val="ListParagraph"/>
        <w:numPr>
          <w:ilvl w:val="0"/>
          <w:numId w:val="47"/>
        </w:numPr>
        <w:rPr>
          <w:ins w:id="54" w:author="Bennett, David (Strategy, Architecture &amp; Data.PFMS)" w:date="2016-03-02T13:18:00Z"/>
        </w:rPr>
      </w:pPr>
      <w:ins w:id="55" w:author="Bennett, David (Strategy, Architecture &amp; Data.PFMS)" w:date="2016-03-02T13:18:00Z">
        <w:r>
          <w:t>Application data objects should not show the underlying structure of the object it represents.</w:t>
        </w:r>
      </w:ins>
    </w:p>
    <w:p w:rsidR="00B3105B" w:rsidRDefault="00B3105B" w:rsidP="00B3105B">
      <w:pPr>
        <w:pStyle w:val="ListParagraph"/>
        <w:numPr>
          <w:ilvl w:val="0"/>
          <w:numId w:val="0"/>
        </w:numPr>
        <w:ind w:left="720"/>
        <w:rPr>
          <w:ins w:id="56" w:author="Bennett, David (Strategy, Architecture &amp; Data.PFMS)" w:date="2016-03-02T13:18:00Z"/>
        </w:rPr>
      </w:pPr>
    </w:p>
    <w:p w:rsidR="00B3105B" w:rsidRDefault="00B3105B" w:rsidP="00B3105B">
      <w:pPr>
        <w:pStyle w:val="ListParagraph"/>
        <w:numPr>
          <w:ilvl w:val="0"/>
          <w:numId w:val="47"/>
        </w:numPr>
        <w:rPr>
          <w:ins w:id="57" w:author="Bennett, David (Strategy, Architecture &amp; Data.PFMS)" w:date="2016-03-02T13:18:00Z"/>
        </w:rPr>
      </w:pPr>
      <w:ins w:id="58" w:author="Bennett, David (Strategy, Architecture &amp; Data.PFMS)" w:date="2016-03-02T13:18:00Z">
        <w:r>
          <w:t>A good technique to identify application data objects is to look at application user manuals, user interfaces and interface specifications to identify the list of objects. The nouns in the name of the main dialog’s, and interfaces generally correspond to the application data objects.</w:t>
        </w:r>
      </w:ins>
    </w:p>
    <w:p w:rsidR="00B3105B" w:rsidRDefault="00B3105B" w:rsidP="00B3105B">
      <w:pPr>
        <w:pStyle w:val="ListParagraph"/>
        <w:numPr>
          <w:ilvl w:val="0"/>
          <w:numId w:val="0"/>
        </w:numPr>
        <w:ind w:left="720"/>
        <w:rPr>
          <w:ins w:id="59" w:author="Bennett, David (Strategy, Architecture &amp; Data.PFMS)" w:date="2016-03-02T13:18:00Z"/>
        </w:rPr>
      </w:pPr>
    </w:p>
    <w:p w:rsidR="00B3105B" w:rsidRDefault="00B3105B" w:rsidP="00B3105B">
      <w:pPr>
        <w:pStyle w:val="ListParagraph"/>
        <w:numPr>
          <w:ilvl w:val="0"/>
          <w:numId w:val="47"/>
        </w:numPr>
        <w:rPr>
          <w:ins w:id="60" w:author="Bennett, David (Strategy, Architecture &amp; Data.PFMS)" w:date="2016-03-02T13:18:00Z"/>
        </w:rPr>
      </w:pPr>
      <w:ins w:id="61" w:author="Bennett, David (Strategy, Architecture &amp; Data.PFMS)" w:date="2016-03-02T13:18:00Z">
        <w:r>
          <w:t>Lookup tables and cross reference tables are generally not considered to be independent application data objects and should instead form part of the object they describe.</w:t>
        </w:r>
      </w:ins>
    </w:p>
    <w:p w:rsidR="00B3105B" w:rsidRDefault="00B3105B" w:rsidP="00B3105B">
      <w:pPr>
        <w:rPr>
          <w:ins w:id="62" w:author="Bennett, David (Strategy, Architecture &amp; Data.PFMS)" w:date="2016-03-02T13:18:00Z"/>
        </w:rPr>
      </w:pPr>
    </w:p>
    <w:p w:rsidR="00B3105B" w:rsidRDefault="00B3105B" w:rsidP="00B3105B">
      <w:pPr>
        <w:pStyle w:val="ListParagraph"/>
        <w:numPr>
          <w:ilvl w:val="0"/>
          <w:numId w:val="47"/>
        </w:numPr>
        <w:rPr>
          <w:ins w:id="63" w:author="Bennett, David (Strategy, Architecture &amp; Data.PFMS)" w:date="2016-03-02T13:18:00Z"/>
        </w:rPr>
      </w:pPr>
      <w:ins w:id="64" w:author="Bennett, David (Strategy, Architecture &amp; Data.PFMS)" w:date="2016-03-02T13:18:00Z">
        <w:r>
          <w:t>Patterns (Supertypes) define common data formats and characteristics that can store multiple application data objects in a standard manner, e.g. Customer, Colleague and Supplier are all forms of Party.</w:t>
        </w:r>
      </w:ins>
    </w:p>
    <w:p w:rsidR="00B3105B" w:rsidRDefault="00B3105B" w:rsidP="00B3105B">
      <w:pPr>
        <w:pStyle w:val="ListParagraph"/>
        <w:numPr>
          <w:ilvl w:val="0"/>
          <w:numId w:val="0"/>
        </w:numPr>
        <w:ind w:left="720"/>
        <w:rPr>
          <w:ins w:id="65" w:author="Bennett, David (Strategy, Architecture &amp; Data.PFMS)" w:date="2016-03-02T13:18:00Z"/>
        </w:rPr>
      </w:pPr>
    </w:p>
    <w:p w:rsidR="00B3105B" w:rsidRDefault="00B3105B" w:rsidP="00B3105B">
      <w:pPr>
        <w:pStyle w:val="ListParagraph"/>
        <w:numPr>
          <w:ilvl w:val="1"/>
          <w:numId w:val="47"/>
        </w:numPr>
        <w:rPr>
          <w:ins w:id="66" w:author="Bennett, David (Strategy, Architecture &amp; Data.PFMS)" w:date="2016-03-02T13:18:00Z"/>
        </w:rPr>
      </w:pPr>
      <w:ins w:id="67" w:author="Bennett, David (Strategy, Architecture &amp; Data.PFMS)" w:date="2016-03-02T13:18:00Z">
        <w:r>
          <w:t>Patterns should not be too general and should be used where multiple application objects share standard application processes, data structures, interfaces</w:t>
        </w:r>
      </w:ins>
    </w:p>
    <w:p w:rsidR="00B3105B" w:rsidRDefault="00B3105B" w:rsidP="00B3105B">
      <w:pPr>
        <w:pStyle w:val="ListParagraph"/>
        <w:numPr>
          <w:ilvl w:val="0"/>
          <w:numId w:val="0"/>
        </w:numPr>
        <w:ind w:left="1440"/>
        <w:rPr>
          <w:ins w:id="68" w:author="Bennett, David (Strategy, Architecture &amp; Data.PFMS)" w:date="2016-03-02T13:18:00Z"/>
        </w:rPr>
      </w:pPr>
    </w:p>
    <w:p w:rsidR="00B3105B" w:rsidRDefault="00B3105B" w:rsidP="00B3105B">
      <w:pPr>
        <w:pStyle w:val="ListParagraph"/>
        <w:numPr>
          <w:ilvl w:val="0"/>
          <w:numId w:val="47"/>
        </w:numPr>
        <w:rPr>
          <w:ins w:id="69" w:author="Bennett, David (Strategy, Architecture &amp; Data.PFMS)" w:date="2016-03-02T13:18:00Z"/>
        </w:rPr>
      </w:pPr>
      <w:ins w:id="70" w:author="Bennett, David (Strategy, Architecture &amp; Data.PFMS)" w:date="2016-03-02T13:18:00Z">
        <w:r>
          <w:t>Sub-Typing, Super-Typing and Pattern Inheritance is represented by enclosure within a parent object (nesting), or a specialisation relationship where the modelling notation allows.</w:t>
        </w:r>
      </w:ins>
    </w:p>
    <w:p w:rsidR="00B3105B" w:rsidRDefault="00B3105B" w:rsidP="00B3105B">
      <w:pPr>
        <w:pStyle w:val="ListParagraph"/>
        <w:numPr>
          <w:ilvl w:val="0"/>
          <w:numId w:val="0"/>
        </w:numPr>
        <w:ind w:left="720"/>
        <w:rPr>
          <w:ins w:id="71" w:author="Bennett, David (Strategy, Architecture &amp; Data.PFMS)" w:date="2016-03-02T13:18:00Z"/>
        </w:rPr>
      </w:pPr>
    </w:p>
    <w:p w:rsidR="00B3105B" w:rsidRDefault="00B3105B" w:rsidP="00B3105B">
      <w:pPr>
        <w:pStyle w:val="ListParagraph"/>
        <w:numPr>
          <w:ilvl w:val="0"/>
          <w:numId w:val="47"/>
        </w:numPr>
        <w:rPr>
          <w:ins w:id="72" w:author="Bennett, David (Strategy, Architecture &amp; Data.PFMS)" w:date="2016-03-02T13:18:00Z"/>
        </w:rPr>
      </w:pPr>
      <w:ins w:id="73" w:author="Bennett, David (Strategy, Architecture &amp; Data.PFMS)" w:date="2016-03-02T13:18:00Z">
        <w:r>
          <w:t>Relationships may contain a description, with an arrow indicating the direction in which it should be read and depending on the modelling tool used.</w:t>
        </w:r>
      </w:ins>
    </w:p>
    <w:p w:rsidR="00B3105B" w:rsidRDefault="00B3105B" w:rsidP="00B3105B">
      <w:pPr>
        <w:pStyle w:val="ListParagraph"/>
        <w:numPr>
          <w:ilvl w:val="0"/>
          <w:numId w:val="0"/>
        </w:numPr>
        <w:ind w:left="1080"/>
        <w:rPr>
          <w:ins w:id="74" w:author="Bennett, David (Strategy, Architecture &amp; Data.PFMS)" w:date="2016-03-02T13:18:00Z"/>
        </w:rPr>
      </w:pPr>
    </w:p>
    <w:p w:rsidR="00B3105B" w:rsidRDefault="00B3105B" w:rsidP="00B3105B">
      <w:pPr>
        <w:pStyle w:val="ListParagraph"/>
        <w:numPr>
          <w:ilvl w:val="0"/>
          <w:numId w:val="47"/>
        </w:numPr>
        <w:rPr>
          <w:ins w:id="75" w:author="Bennett, David (Strategy, Architecture &amp; Data.PFMS)" w:date="2016-03-02T13:18:00Z"/>
        </w:rPr>
      </w:pPr>
      <w:ins w:id="76" w:author="Bennett, David (Strategy, Architecture &amp; Data.PFMS)" w:date="2016-03-02T13:18:00Z">
        <w:r>
          <w:t>Only key relationships need be shown</w:t>
        </w:r>
      </w:ins>
    </w:p>
    <w:p w:rsidR="00B3105B" w:rsidRDefault="00B3105B" w:rsidP="00B3105B">
      <w:pPr>
        <w:pStyle w:val="ListParagraph"/>
        <w:numPr>
          <w:ilvl w:val="0"/>
          <w:numId w:val="0"/>
        </w:numPr>
        <w:ind w:left="1080"/>
        <w:rPr>
          <w:ins w:id="77" w:author="Bennett, David (Strategy, Architecture &amp; Data.PFMS)" w:date="2016-03-02T13:18:00Z"/>
        </w:rPr>
      </w:pPr>
    </w:p>
    <w:p w:rsidR="00B3105B" w:rsidRDefault="00B3105B" w:rsidP="00B3105B">
      <w:pPr>
        <w:pStyle w:val="ListParagraph"/>
        <w:numPr>
          <w:ilvl w:val="0"/>
          <w:numId w:val="47"/>
        </w:numPr>
        <w:rPr>
          <w:ins w:id="78" w:author="Bennett, David (Strategy, Architecture &amp; Data.PFMS)" w:date="2016-03-02T13:18:00Z"/>
        </w:rPr>
      </w:pPr>
      <w:ins w:id="79" w:author="Bennett, David (Strategy, Architecture &amp; Data.PFMS)" w:date="2016-03-02T13:18:00Z">
        <w:r>
          <w:t>Borders may be used to show high-level groupings into subject areas where the application is broad and complex</w:t>
        </w:r>
      </w:ins>
    </w:p>
    <w:p w:rsidR="00B3105B" w:rsidRDefault="00B3105B" w:rsidP="00B3105B">
      <w:pPr>
        <w:pStyle w:val="ListParagraph"/>
        <w:numPr>
          <w:ilvl w:val="0"/>
          <w:numId w:val="0"/>
        </w:numPr>
        <w:ind w:left="1080"/>
        <w:rPr>
          <w:ins w:id="80" w:author="Bennett, David (Strategy, Architecture &amp; Data.PFMS)" w:date="2016-03-02T13:18:00Z"/>
        </w:rPr>
      </w:pPr>
    </w:p>
    <w:p w:rsidR="00B3105B" w:rsidRDefault="00B3105B" w:rsidP="00B3105B">
      <w:pPr>
        <w:pStyle w:val="ListParagraph"/>
        <w:numPr>
          <w:ilvl w:val="0"/>
          <w:numId w:val="47"/>
        </w:numPr>
        <w:rPr>
          <w:ins w:id="81" w:author="Bennett, David (Strategy, Architecture &amp; Data.PFMS)" w:date="2016-03-02T13:18:00Z"/>
        </w:rPr>
      </w:pPr>
      <w:ins w:id="82" w:author="Bennett, David (Strategy, Architecture &amp; Data.PFMS)" w:date="2016-03-02T13:18:00Z">
        <w:r>
          <w:t>Application entity models should be produced according to brand and architecture guidelines</w:t>
        </w:r>
      </w:ins>
    </w:p>
    <w:p w:rsidR="00B3105B" w:rsidRDefault="00B3105B" w:rsidP="00B3105B">
      <w:pPr>
        <w:pStyle w:val="ListParagraph"/>
        <w:numPr>
          <w:ilvl w:val="0"/>
          <w:numId w:val="0"/>
        </w:numPr>
        <w:ind w:left="1080"/>
        <w:rPr>
          <w:ins w:id="83" w:author="Bennett, David (Strategy, Architecture &amp; Data.PFMS)" w:date="2016-03-02T13:18:00Z"/>
        </w:rPr>
      </w:pPr>
    </w:p>
    <w:p w:rsidR="00B3105B" w:rsidRDefault="00B3105B" w:rsidP="00B3105B">
      <w:pPr>
        <w:pStyle w:val="ListParagraph"/>
        <w:numPr>
          <w:ilvl w:val="0"/>
          <w:numId w:val="47"/>
        </w:numPr>
        <w:rPr>
          <w:ins w:id="84" w:author="Bennett, David (Strategy, Architecture &amp; Data.PFMS)" w:date="2016-03-02T13:18:00Z"/>
        </w:rPr>
      </w:pPr>
      <w:ins w:id="85" w:author="Bennett, David (Strategy, Architecture &amp; Data.PFMS)" w:date="2016-03-02T13:18:00Z">
        <w:r>
          <w:t>Application data objects should be named as follows (to make them unique):</w:t>
        </w:r>
      </w:ins>
    </w:p>
    <w:p w:rsidR="00B3105B" w:rsidRDefault="00B3105B" w:rsidP="00B3105B">
      <w:pPr>
        <w:pStyle w:val="ListParagraph"/>
        <w:numPr>
          <w:ilvl w:val="1"/>
          <w:numId w:val="47"/>
        </w:numPr>
        <w:rPr>
          <w:ins w:id="86" w:author="Bennett, David (Strategy, Architecture &amp; Data.PFMS)" w:date="2016-03-02T13:18:00Z"/>
        </w:rPr>
      </w:pPr>
      <w:ins w:id="87" w:author="Bennett, David (Strategy, Architecture &amp; Data.PFMS)" w:date="2016-03-02T13:18:00Z">
        <w:r>
          <w:t>Application - Object</w:t>
        </w:r>
      </w:ins>
    </w:p>
    <w:p w:rsidR="00B3105B" w:rsidRDefault="00B3105B" w:rsidP="00B3105B">
      <w:pPr>
        <w:pStyle w:val="ListParagraph"/>
        <w:numPr>
          <w:ilvl w:val="1"/>
          <w:numId w:val="47"/>
        </w:numPr>
        <w:rPr>
          <w:ins w:id="88" w:author="Bennett, David (Strategy, Architecture &amp; Data.PFMS)" w:date="2016-03-02T13:18:00Z"/>
        </w:rPr>
      </w:pPr>
      <w:ins w:id="89" w:author="Bennett, David (Strategy, Architecture &amp; Data.PFMS)" w:date="2016-03-02T13:18:00Z">
        <w:r>
          <w:t>E.g. “Pivotal – Customer”</w:t>
        </w:r>
      </w:ins>
    </w:p>
    <w:p w:rsidR="00B3105B" w:rsidRDefault="00B3105B" w:rsidP="00B3105B">
      <w:pPr>
        <w:pStyle w:val="ListParagraph"/>
        <w:numPr>
          <w:ilvl w:val="0"/>
          <w:numId w:val="0"/>
        </w:numPr>
        <w:ind w:left="720"/>
        <w:rPr>
          <w:ins w:id="90" w:author="Bennett, David (Strategy, Architecture &amp; Data.PFMS)" w:date="2016-03-02T13:18:00Z"/>
        </w:rPr>
      </w:pPr>
    </w:p>
    <w:p w:rsidR="00B3105B" w:rsidRDefault="00B3105B" w:rsidP="00B3105B">
      <w:pPr>
        <w:pStyle w:val="ListParagraph"/>
        <w:numPr>
          <w:ilvl w:val="0"/>
          <w:numId w:val="47"/>
        </w:numPr>
        <w:rPr>
          <w:ins w:id="91" w:author="Bennett, David (Strategy, Architecture &amp; Data.PFMS)" w:date="2016-03-02T13:18:00Z"/>
        </w:rPr>
      </w:pPr>
      <w:ins w:id="92" w:author="Bennett, David (Strategy, Architecture &amp; Data.PFMS)" w:date="2016-03-02T13:18:00Z">
        <w:r>
          <w:t>Application interfaces should be named as follows (to make them unique):</w:t>
        </w:r>
      </w:ins>
    </w:p>
    <w:p w:rsidR="00B3105B" w:rsidRDefault="00B3105B" w:rsidP="00B3105B">
      <w:pPr>
        <w:pStyle w:val="ListParagraph"/>
        <w:numPr>
          <w:ilvl w:val="1"/>
          <w:numId w:val="47"/>
        </w:numPr>
        <w:rPr>
          <w:ins w:id="93" w:author="Bennett, David (Strategy, Architecture &amp; Data.PFMS)" w:date="2016-03-02T13:18:00Z"/>
        </w:rPr>
      </w:pPr>
      <w:ins w:id="94" w:author="Bennett, David (Strategy, Architecture &amp; Data.PFMS)" w:date="2016-03-02T13:18:00Z">
        <w:r>
          <w:t>Application – Object – Qualifier (a term to differentiate where multiple exist for the same object)</w:t>
        </w:r>
      </w:ins>
    </w:p>
    <w:p w:rsidR="00B3105B" w:rsidRDefault="00B3105B" w:rsidP="00B3105B">
      <w:pPr>
        <w:pStyle w:val="ListParagraph"/>
        <w:numPr>
          <w:ilvl w:val="1"/>
          <w:numId w:val="47"/>
        </w:numPr>
        <w:rPr>
          <w:ins w:id="95" w:author="Bennett, David (Strategy, Architecture &amp; Data.PFMS)" w:date="2016-03-02T13:18:00Z"/>
        </w:rPr>
      </w:pPr>
      <w:ins w:id="96" w:author="Bennett, David (Strategy, Architecture &amp; Data.PFMS)" w:date="2016-03-02T13:18:00Z">
        <w:r>
          <w:t>E.g. “Pivotal – Customer – Publish”</w:t>
        </w:r>
      </w:ins>
    </w:p>
    <w:p w:rsidR="00B3105B" w:rsidRDefault="00B3105B" w:rsidP="00B3105B">
      <w:pPr>
        <w:pStyle w:val="ListParagraph"/>
        <w:numPr>
          <w:ilvl w:val="0"/>
          <w:numId w:val="0"/>
        </w:numPr>
        <w:ind w:left="1080"/>
        <w:rPr>
          <w:ins w:id="97" w:author="Bennett, David (Strategy, Architecture &amp; Data.PFMS)" w:date="2016-03-02T13:18:00Z"/>
        </w:rPr>
      </w:pPr>
    </w:p>
    <w:p w:rsidR="00B3105B" w:rsidRDefault="00B3105B" w:rsidP="00B3105B">
      <w:pPr>
        <w:pStyle w:val="ListParagraph"/>
        <w:numPr>
          <w:ilvl w:val="0"/>
          <w:numId w:val="47"/>
        </w:numPr>
        <w:rPr>
          <w:ins w:id="98" w:author="Bennett, David (Strategy, Architecture &amp; Data.PFMS)" w:date="2016-03-02T13:18:00Z"/>
        </w:rPr>
      </w:pPr>
      <w:ins w:id="99" w:author="Bennett, David (Strategy, Architecture &amp; Data.PFMS)" w:date="2016-03-02T13:18:00Z">
        <w:r>
          <w:t>Application data objects and patterns should be accompanied by metadata including:</w:t>
        </w:r>
      </w:ins>
    </w:p>
    <w:p w:rsidR="00B3105B" w:rsidRDefault="00B3105B" w:rsidP="00B3105B">
      <w:pPr>
        <w:pStyle w:val="ListParagraph"/>
        <w:numPr>
          <w:ilvl w:val="1"/>
          <w:numId w:val="47"/>
        </w:numPr>
        <w:rPr>
          <w:ins w:id="100" w:author="Bennett, David (Strategy, Architecture &amp; Data.PFMS)" w:date="2016-03-02T13:18:00Z"/>
        </w:rPr>
      </w:pPr>
      <w:ins w:id="101" w:author="Bennett, David (Strategy, Architecture &amp; Data.PFMS)" w:date="2016-03-02T13:18:00Z">
        <w:r>
          <w:t>Mandatory: The name of the application data object</w:t>
        </w:r>
      </w:ins>
    </w:p>
    <w:p w:rsidR="00B3105B" w:rsidRDefault="00B3105B" w:rsidP="00B3105B">
      <w:pPr>
        <w:pStyle w:val="ListParagraph"/>
        <w:numPr>
          <w:ilvl w:val="1"/>
          <w:numId w:val="47"/>
        </w:numPr>
        <w:rPr>
          <w:ins w:id="102" w:author="Bennett, David (Strategy, Architecture &amp; Data.PFMS)" w:date="2016-03-02T13:18:00Z"/>
        </w:rPr>
      </w:pPr>
      <w:ins w:id="103" w:author="Bennett, David (Strategy, Architecture &amp; Data.PFMS)" w:date="2016-03-02T13:18:00Z">
        <w:r>
          <w:t>Mandatory: The type of object (pattern or business object)</w:t>
        </w:r>
      </w:ins>
    </w:p>
    <w:p w:rsidR="00B3105B" w:rsidRDefault="00B3105B" w:rsidP="00B3105B">
      <w:pPr>
        <w:pStyle w:val="ListParagraph"/>
        <w:numPr>
          <w:ilvl w:val="1"/>
          <w:numId w:val="47"/>
        </w:numPr>
        <w:rPr>
          <w:ins w:id="104" w:author="Bennett, David (Strategy, Architecture &amp; Data.PFMS)" w:date="2016-03-02T13:18:00Z"/>
        </w:rPr>
      </w:pPr>
      <w:ins w:id="105" w:author="Bennett, David (Strategy, Architecture &amp; Data.PFMS)" w:date="2016-03-02T13:18:00Z">
        <w:r>
          <w:t>If a business object conforms to a pattern, the name of the pattern</w:t>
        </w:r>
      </w:ins>
    </w:p>
    <w:p w:rsidR="00B3105B" w:rsidRDefault="00B3105B" w:rsidP="00B3105B">
      <w:pPr>
        <w:pStyle w:val="ListParagraph"/>
        <w:numPr>
          <w:ilvl w:val="1"/>
          <w:numId w:val="47"/>
        </w:numPr>
        <w:rPr>
          <w:ins w:id="106" w:author="Bennett, David (Strategy, Architecture &amp; Data.PFMS)" w:date="2016-03-02T13:18:00Z"/>
        </w:rPr>
      </w:pPr>
      <w:ins w:id="107" w:author="Bennett, David (Strategy, Architecture &amp; Data.PFMS)" w:date="2016-03-02T13:18:00Z">
        <w:r>
          <w:t>The description of the business object or pattern (compliant with definition standards)</w:t>
        </w:r>
      </w:ins>
    </w:p>
    <w:p w:rsidR="00B3105B" w:rsidRDefault="00B3105B" w:rsidP="00B3105B">
      <w:pPr>
        <w:pStyle w:val="ListParagraph"/>
        <w:numPr>
          <w:ilvl w:val="0"/>
          <w:numId w:val="0"/>
        </w:numPr>
        <w:ind w:left="720"/>
        <w:rPr>
          <w:ins w:id="108" w:author="Bennett, David (Strategy, Architecture &amp; Data.PFMS)" w:date="2016-03-02T13:18:00Z"/>
        </w:rPr>
      </w:pPr>
    </w:p>
    <w:p w:rsidR="00D61204" w:rsidRDefault="00B3105B" w:rsidP="00B3105B">
      <w:pPr>
        <w:rPr>
          <w:rFonts w:eastAsiaTheme="majorEastAsia" w:cstheme="majorBidi"/>
          <w:color w:val="595959" w:themeColor="text1" w:themeTint="A6"/>
          <w:sz w:val="36"/>
          <w:szCs w:val="26"/>
        </w:rPr>
      </w:pPr>
      <w:ins w:id="109" w:author="Bennett, David (Strategy, Architecture &amp; Data.PFMS)" w:date="2016-03-02T13:18:00Z">
        <w:r>
          <w:t>Application data objects must be related to a business object via a Realisation relationship</w:t>
        </w:r>
      </w:ins>
    </w:p>
    <w:p w:rsidR="00B3105B" w:rsidRDefault="00B3105B">
      <w:pPr>
        <w:rPr>
          <w:rFonts w:eastAsiaTheme="majorEastAsia" w:cstheme="majorBidi"/>
          <w:color w:val="595959" w:themeColor="text1" w:themeTint="A6"/>
          <w:sz w:val="36"/>
          <w:szCs w:val="26"/>
        </w:rPr>
      </w:pPr>
      <w:r>
        <w:br w:type="page"/>
      </w:r>
    </w:p>
    <w:p w:rsidR="007D3718" w:rsidRDefault="007D3718" w:rsidP="007D3718">
      <w:pPr>
        <w:pStyle w:val="Heading2"/>
      </w:pPr>
      <w:bookmarkStart w:id="110" w:name="_Toc444694135"/>
      <w:r>
        <w:t>Relational Modelling Standards</w:t>
      </w:r>
      <w:bookmarkEnd w:id="110"/>
    </w:p>
    <w:p w:rsidR="00B71874" w:rsidRDefault="00B71874" w:rsidP="008C0E19">
      <w:pPr>
        <w:pStyle w:val="Heading3"/>
      </w:pPr>
      <w:r>
        <w:t>Scope</w:t>
      </w:r>
    </w:p>
    <w:p w:rsidR="00B71874" w:rsidRPr="00B71874" w:rsidRDefault="00B71874" w:rsidP="00710954">
      <w:pPr>
        <w:pStyle w:val="ListParagraph"/>
        <w:numPr>
          <w:ilvl w:val="0"/>
          <w:numId w:val="40"/>
        </w:numPr>
      </w:pPr>
      <w:r>
        <w:t>Relational Models apply only to structured data, in relational data sources (primarily databases).</w:t>
      </w:r>
    </w:p>
    <w:p w:rsidR="00903F5D" w:rsidRDefault="00903F5D" w:rsidP="008C0E19">
      <w:pPr>
        <w:pStyle w:val="Heading3"/>
      </w:pPr>
      <w:r>
        <w:t>Notation</w:t>
      </w:r>
    </w:p>
    <w:p w:rsidR="00903F5D" w:rsidRPr="00903F5D" w:rsidRDefault="00903F5D" w:rsidP="00710954">
      <w:pPr>
        <w:pStyle w:val="ListParagraph"/>
        <w:numPr>
          <w:ilvl w:val="0"/>
          <w:numId w:val="34"/>
        </w:numPr>
      </w:pPr>
      <w:r>
        <w:t>Relational data models should comply with Information Engineering (IE) notation standards, this is also known as ‘Crows Foot’ notation.</w:t>
      </w:r>
    </w:p>
    <w:p w:rsidR="007D3718" w:rsidRDefault="008C0E19" w:rsidP="008C0E19">
      <w:pPr>
        <w:pStyle w:val="Heading3"/>
      </w:pPr>
      <w:r>
        <w:t>Model Naming &amp; Scope</w:t>
      </w:r>
    </w:p>
    <w:p w:rsidR="008C0E19" w:rsidRDefault="008C0E19" w:rsidP="00710954">
      <w:pPr>
        <w:pStyle w:val="ListParagraph"/>
        <w:numPr>
          <w:ilvl w:val="0"/>
          <w:numId w:val="33"/>
        </w:numPr>
      </w:pPr>
      <w:r>
        <w:t>Data models will be named according to the following standards:</w:t>
      </w:r>
    </w:p>
    <w:p w:rsidR="008C0E19" w:rsidRDefault="008C0E19" w:rsidP="008C0E19"/>
    <w:p w:rsidR="008C0E19" w:rsidRDefault="008C0E19" w:rsidP="00A32AF6">
      <w:pPr>
        <w:ind w:firstLine="720"/>
      </w:pPr>
      <w:r>
        <w:t xml:space="preserve">ModelType + [Application +] [AppVersion +] [Qualifier +] </w:t>
      </w:r>
      <w:r w:rsidR="00A32AF6">
        <w:t>[</w:t>
      </w:r>
      <w:r>
        <w:t>SubjectArea +</w:t>
      </w:r>
      <w:r w:rsidR="00A32AF6">
        <w:t>]</w:t>
      </w:r>
      <w:r>
        <w:t xml:space="preserve"> </w:t>
      </w:r>
      <w:r w:rsidR="00A32AF6">
        <w:t>Model</w:t>
      </w:r>
      <w:r>
        <w:t>Version</w:t>
      </w:r>
    </w:p>
    <w:p w:rsidR="008C0E19" w:rsidRDefault="008C0E19" w:rsidP="008C0E19"/>
    <w:p w:rsidR="008C0E19" w:rsidRDefault="008C0E19" w:rsidP="00A32AF6">
      <w:pPr>
        <w:ind w:left="720"/>
      </w:pPr>
      <w:r>
        <w:t>ModelType denotes the type of data model:</w:t>
      </w:r>
    </w:p>
    <w:p w:rsidR="008C0E19" w:rsidRDefault="008C0E19" w:rsidP="00A32AF6">
      <w:pPr>
        <w:ind w:left="1440"/>
      </w:pPr>
      <w:r>
        <w:t xml:space="preserve">CDM </w:t>
      </w:r>
      <w:r>
        <w:tab/>
        <w:t>Conceptual Data Model</w:t>
      </w:r>
    </w:p>
    <w:p w:rsidR="008C0E19" w:rsidRDefault="008C0E19" w:rsidP="00A32AF6">
      <w:pPr>
        <w:ind w:left="1440"/>
      </w:pPr>
      <w:r>
        <w:t xml:space="preserve">ELDM </w:t>
      </w:r>
      <w:r>
        <w:tab/>
        <w:t>Enterprise Logical Data Model</w:t>
      </w:r>
    </w:p>
    <w:p w:rsidR="008C0E19" w:rsidRDefault="008C0E19" w:rsidP="00A32AF6">
      <w:pPr>
        <w:ind w:left="1440"/>
      </w:pPr>
      <w:r>
        <w:t xml:space="preserve">ALDM </w:t>
      </w:r>
      <w:r>
        <w:tab/>
        <w:t>Application Logical Data Model</w:t>
      </w:r>
    </w:p>
    <w:p w:rsidR="008C0E19" w:rsidRDefault="008C0E19" w:rsidP="00A32AF6">
      <w:pPr>
        <w:ind w:left="1440"/>
      </w:pPr>
      <w:r>
        <w:t xml:space="preserve">PDM </w:t>
      </w:r>
      <w:r>
        <w:tab/>
        <w:t>Physical Data Model</w:t>
      </w:r>
    </w:p>
    <w:p w:rsidR="008C0E19" w:rsidRDefault="008C0E19" w:rsidP="00A32AF6">
      <w:pPr>
        <w:ind w:left="720"/>
      </w:pPr>
    </w:p>
    <w:p w:rsidR="008C0E19" w:rsidRDefault="008C0E19" w:rsidP="00A32AF6">
      <w:pPr>
        <w:ind w:left="720"/>
      </w:pPr>
      <w:r>
        <w:t>Application (Optional, CDM, ALDM and PDM only) is used to specify the system that is being modelled</w:t>
      </w:r>
    </w:p>
    <w:p w:rsidR="008C0E19" w:rsidRDefault="008C0E19" w:rsidP="00A32AF6">
      <w:pPr>
        <w:ind w:left="720"/>
      </w:pPr>
    </w:p>
    <w:p w:rsidR="008C0E19" w:rsidRDefault="008C0E19" w:rsidP="00A32AF6">
      <w:pPr>
        <w:ind w:left="720"/>
      </w:pPr>
      <w:r>
        <w:t>AppVersion (Optional, CDM, ALDM and PDM only) is used to specify the version of the application that is being modelled.</w:t>
      </w:r>
    </w:p>
    <w:p w:rsidR="008C0E19" w:rsidRDefault="008C0E19" w:rsidP="00A32AF6">
      <w:pPr>
        <w:ind w:left="720"/>
      </w:pPr>
    </w:p>
    <w:p w:rsidR="008C0E19" w:rsidRDefault="008C0E19" w:rsidP="00A32AF6">
      <w:pPr>
        <w:ind w:left="720"/>
      </w:pPr>
      <w:r>
        <w:t>Qualifier (Optional, ALDM and PDM only) is used to identify specific contexts within the application, for example differentiating between EDW staging and base layers or app modules.</w:t>
      </w:r>
    </w:p>
    <w:p w:rsidR="008C0E19" w:rsidRDefault="008C0E19" w:rsidP="00A32AF6">
      <w:pPr>
        <w:ind w:left="720"/>
      </w:pPr>
    </w:p>
    <w:p w:rsidR="008C0E19" w:rsidRDefault="008C0E19" w:rsidP="00A32AF6">
      <w:pPr>
        <w:ind w:left="720"/>
      </w:pPr>
      <w:r>
        <w:t>SubjectArea denotes the scope of the model, this could be the name of an entity, project, business process or other context, or could specify ‘Full’ to d</w:t>
      </w:r>
      <w:r w:rsidR="00A32AF6">
        <w:t xml:space="preserve">enote that the model is comprehensive (for its </w:t>
      </w:r>
      <w:r w:rsidR="000E5CF0">
        <w:t>M</w:t>
      </w:r>
      <w:r w:rsidR="00A32AF6">
        <w:t>odel</w:t>
      </w:r>
      <w:r w:rsidR="000E5CF0">
        <w:t>T</w:t>
      </w:r>
      <w:r w:rsidR="00A32AF6">
        <w:t xml:space="preserve">ype, </w:t>
      </w:r>
      <w:r w:rsidR="000E5CF0">
        <w:t>A</w:t>
      </w:r>
      <w:r w:rsidR="00A32AF6">
        <w:t xml:space="preserve">pplication, </w:t>
      </w:r>
      <w:r w:rsidR="000E5CF0">
        <w:t>Q</w:t>
      </w:r>
      <w:r w:rsidR="00A32AF6">
        <w:t xml:space="preserve">ualifier and </w:t>
      </w:r>
      <w:r w:rsidR="000E5CF0">
        <w:t>A</w:t>
      </w:r>
      <w:r w:rsidR="00A32AF6">
        <w:t>pp</w:t>
      </w:r>
      <w:r w:rsidR="000E5CF0">
        <w:t>V</w:t>
      </w:r>
      <w:r w:rsidR="00A32AF6">
        <w:t>ersion).</w:t>
      </w:r>
    </w:p>
    <w:p w:rsidR="00A32AF6" w:rsidRDefault="00A32AF6" w:rsidP="00A32AF6">
      <w:pPr>
        <w:ind w:left="720"/>
      </w:pPr>
    </w:p>
    <w:p w:rsidR="00A32AF6" w:rsidRDefault="00A32AF6" w:rsidP="00A32AF6">
      <w:pPr>
        <w:ind w:left="720"/>
      </w:pPr>
      <w:r>
        <w:t xml:space="preserve">ModelVersion denotes the version of the model. This should be represented as a three part number, separated by periods. </w:t>
      </w:r>
    </w:p>
    <w:p w:rsidR="00A32AF6" w:rsidRDefault="00A32AF6" w:rsidP="00A32AF6">
      <w:pPr>
        <w:ind w:left="720" w:firstLine="720"/>
      </w:pPr>
      <w:r>
        <w:t>a.b.c</w:t>
      </w:r>
    </w:p>
    <w:p w:rsidR="00A32AF6" w:rsidRDefault="00A32AF6" w:rsidP="00A32AF6">
      <w:pPr>
        <w:ind w:left="720" w:firstLine="720"/>
      </w:pPr>
      <w:r>
        <w:t>aa</w:t>
      </w:r>
      <w:r>
        <w:tab/>
        <w:t>Major release</w:t>
      </w:r>
    </w:p>
    <w:p w:rsidR="00A32AF6" w:rsidRDefault="00A32AF6" w:rsidP="00A32AF6">
      <w:pPr>
        <w:ind w:left="720" w:firstLine="720"/>
      </w:pPr>
      <w:r>
        <w:t>bb</w:t>
      </w:r>
      <w:r>
        <w:tab/>
        <w:t>Minor release</w:t>
      </w:r>
    </w:p>
    <w:p w:rsidR="00A32AF6" w:rsidRDefault="00A32AF6" w:rsidP="00A32AF6">
      <w:pPr>
        <w:ind w:left="720" w:firstLine="720"/>
      </w:pPr>
      <w:r>
        <w:t>cc</w:t>
      </w:r>
      <w:r>
        <w:tab/>
        <w:t>Working version</w:t>
      </w:r>
    </w:p>
    <w:p w:rsidR="00A32AF6" w:rsidRDefault="00A32AF6" w:rsidP="00A32AF6">
      <w:pPr>
        <w:ind w:left="720" w:firstLine="720"/>
      </w:pPr>
      <w:r>
        <w:tab/>
        <w:t>Non zero denotes work in progress versions</w:t>
      </w:r>
    </w:p>
    <w:p w:rsidR="00A32AF6" w:rsidRDefault="00A32AF6" w:rsidP="00A32AF6">
      <w:pPr>
        <w:ind w:left="720" w:firstLine="720"/>
      </w:pPr>
      <w:r>
        <w:tab/>
        <w:t>00 is the approved released version</w:t>
      </w:r>
    </w:p>
    <w:p w:rsidR="00A32AF6" w:rsidRDefault="00A32AF6" w:rsidP="00A32AF6"/>
    <w:p w:rsidR="00A32AF6" w:rsidRDefault="00A32AF6" w:rsidP="00A32AF6">
      <w:pPr>
        <w:ind w:left="720"/>
      </w:pPr>
      <w:r>
        <w:t>Examples:</w:t>
      </w:r>
    </w:p>
    <w:p w:rsidR="00A32AF6" w:rsidRDefault="00A32AF6" w:rsidP="00A32AF6">
      <w:pPr>
        <w:ind w:left="1440"/>
      </w:pPr>
      <w:r>
        <w:t>CDM Product Management 1.1.4</w:t>
      </w:r>
    </w:p>
    <w:p w:rsidR="00A32AF6" w:rsidRDefault="00A32AF6" w:rsidP="00A32AF6">
      <w:pPr>
        <w:ind w:left="1440"/>
      </w:pPr>
      <w:r>
        <w:t>ELDM Full 1.1.0</w:t>
      </w:r>
    </w:p>
    <w:p w:rsidR="00A32AF6" w:rsidRDefault="00A32AF6" w:rsidP="00A32AF6">
      <w:pPr>
        <w:ind w:left="1440"/>
      </w:pPr>
      <w:r>
        <w:t>ALDM Focus 10.2 Customer 12.1.0</w:t>
      </w:r>
    </w:p>
    <w:p w:rsidR="00A32AF6" w:rsidRDefault="00A32AF6" w:rsidP="00A32AF6">
      <w:pPr>
        <w:ind w:left="1440"/>
      </w:pPr>
      <w:r>
        <w:t>ALDM EDW 10.1 Base Weekly Sales 1.1.0</w:t>
      </w:r>
    </w:p>
    <w:p w:rsidR="008C0E19" w:rsidRDefault="008C0E19" w:rsidP="008C0E19">
      <w:pPr>
        <w:pStyle w:val="Heading3"/>
      </w:pPr>
      <w:r>
        <w:t>Entities</w:t>
      </w:r>
    </w:p>
    <w:p w:rsidR="00903F5D" w:rsidRDefault="00903F5D" w:rsidP="00710954">
      <w:pPr>
        <w:pStyle w:val="ListParagraph"/>
        <w:numPr>
          <w:ilvl w:val="0"/>
          <w:numId w:val="32"/>
        </w:numPr>
      </w:pPr>
      <w:r>
        <w:t>Entities are represented as a box, with the name of the entity in bold, and either (depending on the modelling tool used</w:t>
      </w:r>
      <w:r w:rsidR="003149EB">
        <w:t>)</w:t>
      </w:r>
      <w:r>
        <w:t xml:space="preserve">: </w:t>
      </w:r>
    </w:p>
    <w:p w:rsidR="008C0E19" w:rsidRDefault="00903F5D" w:rsidP="00710954">
      <w:pPr>
        <w:pStyle w:val="ListParagraph"/>
        <w:numPr>
          <w:ilvl w:val="1"/>
          <w:numId w:val="32"/>
        </w:numPr>
      </w:pPr>
      <w:r>
        <w:t>Above and aligned to the top left corner (</w:t>
      </w:r>
      <w:r w:rsidR="00AB7B0A">
        <w:t xml:space="preserve">see </w:t>
      </w:r>
      <w:r>
        <w:t>example using CA ErWin)</w:t>
      </w:r>
    </w:p>
    <w:p w:rsidR="00903F5D" w:rsidRDefault="00AB7B0A" w:rsidP="000F0E45">
      <w:pPr>
        <w:ind w:left="720" w:firstLine="720"/>
      </w:pPr>
      <w:r>
        <w:object w:dxaOrig="5220" w:dyaOrig="1666" w14:anchorId="173C4C2A">
          <v:shape id="_x0000_i1027" type="#_x0000_t75" style="width:192.95pt;height:62.2pt" o:ole="">
            <v:imagedata r:id="rId16" o:title=""/>
          </v:shape>
          <o:OLEObject Type="Embed" ProgID="Visio.Drawing.15" ShapeID="_x0000_i1027" DrawAspect="Content" ObjectID="_1532168373" r:id="rId17"/>
        </w:object>
      </w:r>
    </w:p>
    <w:p w:rsidR="00903F5D" w:rsidRDefault="00903F5D" w:rsidP="00710954">
      <w:pPr>
        <w:pStyle w:val="ListParagraph"/>
        <w:numPr>
          <w:ilvl w:val="1"/>
          <w:numId w:val="32"/>
        </w:numPr>
      </w:pPr>
      <w:r>
        <w:t>In a ‘heading’ section at the top of the entity (example using Visio Crows foot notation)</w:t>
      </w:r>
    </w:p>
    <w:p w:rsidR="00903F5D" w:rsidRDefault="00AB7B0A" w:rsidP="000F0E45">
      <w:pPr>
        <w:ind w:left="720" w:firstLine="720"/>
      </w:pPr>
      <w:r w:rsidRPr="00AB7B0A">
        <w:rPr>
          <w:noProof/>
          <w:lang w:eastAsia="en-GB"/>
        </w:rPr>
        <w:drawing>
          <wp:inline distT="0" distB="0" distL="0" distR="0" wp14:anchorId="29946A00" wp14:editId="778E851B">
            <wp:extent cx="2705100" cy="1225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4850" cy="1243183"/>
                    </a:xfrm>
                    <a:prstGeom prst="rect">
                      <a:avLst/>
                    </a:prstGeom>
                    <a:noFill/>
                    <a:ln>
                      <a:noFill/>
                    </a:ln>
                  </pic:spPr>
                </pic:pic>
              </a:graphicData>
            </a:graphic>
          </wp:inline>
        </w:drawing>
      </w:r>
    </w:p>
    <w:p w:rsidR="00903F5D" w:rsidRDefault="00903F5D" w:rsidP="00903F5D">
      <w:pPr>
        <w:ind w:left="720" w:firstLine="720"/>
      </w:pPr>
    </w:p>
    <w:p w:rsidR="00AB7B0A" w:rsidRDefault="003E78D0" w:rsidP="008C0E19">
      <w:pPr>
        <w:pStyle w:val="Heading3"/>
      </w:pPr>
      <w:r>
        <w:t xml:space="preserve">Primary </w:t>
      </w:r>
      <w:r w:rsidR="00AB7B0A">
        <w:t>Key Attributes</w:t>
      </w:r>
    </w:p>
    <w:p w:rsidR="00AB7B0A" w:rsidRDefault="00AB7B0A" w:rsidP="00710954">
      <w:pPr>
        <w:pStyle w:val="ListParagraph"/>
        <w:numPr>
          <w:ilvl w:val="0"/>
          <w:numId w:val="35"/>
        </w:numPr>
      </w:pPr>
      <w:r>
        <w:t>Attributes that make up the primary key should be entered (in key sequence)</w:t>
      </w:r>
      <w:r w:rsidR="007C3E31">
        <w:t>, usually</w:t>
      </w:r>
      <w:r>
        <w:t xml:space="preserve"> above a dividing line within the body of the entity</w:t>
      </w:r>
    </w:p>
    <w:p w:rsidR="00AB7B0A" w:rsidRPr="00AB7B0A" w:rsidRDefault="00AB7B0A" w:rsidP="00710954">
      <w:pPr>
        <w:pStyle w:val="ListParagraph"/>
        <w:numPr>
          <w:ilvl w:val="0"/>
          <w:numId w:val="35"/>
        </w:numPr>
      </w:pPr>
      <w:r>
        <w:t>Displaying PK to denote primary key is optional</w:t>
      </w:r>
    </w:p>
    <w:p w:rsidR="008C0E19" w:rsidRDefault="003E78D0" w:rsidP="008C0E19">
      <w:pPr>
        <w:pStyle w:val="Heading3"/>
      </w:pPr>
      <w:r>
        <w:t xml:space="preserve">General </w:t>
      </w:r>
      <w:r w:rsidR="008C0E19">
        <w:t>Attributes</w:t>
      </w:r>
    </w:p>
    <w:p w:rsidR="00903F5D" w:rsidRPr="00903F5D" w:rsidRDefault="00903F5D" w:rsidP="00710954">
      <w:pPr>
        <w:pStyle w:val="ListParagraph"/>
        <w:numPr>
          <w:ilvl w:val="0"/>
          <w:numId w:val="36"/>
        </w:numPr>
        <w:ind w:left="720"/>
      </w:pPr>
      <w:r>
        <w:t xml:space="preserve">Attributes </w:t>
      </w:r>
      <w:r w:rsidR="00AB7B0A">
        <w:t xml:space="preserve">that do not make up the primary key should be entered (in sequence) below a dividing line within the body of the entity </w:t>
      </w:r>
    </w:p>
    <w:p w:rsidR="008C0E19" w:rsidRDefault="00AB7B0A" w:rsidP="00710954">
      <w:pPr>
        <w:pStyle w:val="ListParagraph"/>
        <w:numPr>
          <w:ilvl w:val="0"/>
          <w:numId w:val="36"/>
        </w:numPr>
        <w:ind w:left="720"/>
      </w:pPr>
      <w:r>
        <w:t>Attributes that are a foreign key (used to reference another entity) should be identified by the code (FK), e.g.</w:t>
      </w:r>
    </w:p>
    <w:p w:rsidR="00AB7B0A" w:rsidRPr="008C0E19" w:rsidRDefault="00AB7B0A" w:rsidP="000F0E45">
      <w:pPr>
        <w:pStyle w:val="ListParagraph"/>
        <w:numPr>
          <w:ilvl w:val="0"/>
          <w:numId w:val="0"/>
        </w:numPr>
        <w:ind w:left="720"/>
      </w:pPr>
      <w:r w:rsidRPr="00AB7B0A">
        <w:rPr>
          <w:noProof/>
          <w:lang w:eastAsia="en-GB"/>
        </w:rPr>
        <w:drawing>
          <wp:inline distT="0" distB="0" distL="0" distR="0" wp14:anchorId="125F660F" wp14:editId="50B50CFA">
            <wp:extent cx="1381125" cy="617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0631" cy="621940"/>
                    </a:xfrm>
                    <a:prstGeom prst="rect">
                      <a:avLst/>
                    </a:prstGeom>
                    <a:noFill/>
                    <a:ln>
                      <a:noFill/>
                    </a:ln>
                  </pic:spPr>
                </pic:pic>
              </a:graphicData>
            </a:graphic>
          </wp:inline>
        </w:drawing>
      </w:r>
    </w:p>
    <w:p w:rsidR="00223F5E" w:rsidRDefault="00223F5E" w:rsidP="008C0E19">
      <w:pPr>
        <w:pStyle w:val="Heading3"/>
      </w:pPr>
      <w:r>
        <w:t>Entity Metadata</w:t>
      </w:r>
    </w:p>
    <w:p w:rsidR="00223F5E" w:rsidRDefault="00223F5E" w:rsidP="00710954">
      <w:pPr>
        <w:pStyle w:val="ListParagraph"/>
        <w:numPr>
          <w:ilvl w:val="0"/>
          <w:numId w:val="46"/>
        </w:numPr>
      </w:pPr>
      <w:r>
        <w:t>All entities will be assigned a description</w:t>
      </w:r>
    </w:p>
    <w:p w:rsidR="00223F5E" w:rsidRDefault="00223F5E" w:rsidP="00223F5E">
      <w:pPr>
        <w:pStyle w:val="ListParagraph"/>
        <w:numPr>
          <w:ilvl w:val="0"/>
          <w:numId w:val="0"/>
        </w:numPr>
        <w:ind w:left="720"/>
      </w:pPr>
    </w:p>
    <w:p w:rsidR="00223F5E" w:rsidRPr="00223F5E" w:rsidRDefault="00223F5E" w:rsidP="00710954">
      <w:pPr>
        <w:pStyle w:val="ListParagraph"/>
        <w:numPr>
          <w:ilvl w:val="0"/>
          <w:numId w:val="46"/>
        </w:numPr>
      </w:pPr>
      <w:r>
        <w:t>All entities will be related to their appropriate business object</w:t>
      </w:r>
    </w:p>
    <w:p w:rsidR="008C0E19" w:rsidRDefault="008C0E19" w:rsidP="008C0E19">
      <w:pPr>
        <w:pStyle w:val="Heading3"/>
      </w:pPr>
      <w:r>
        <w:t>Relationships</w:t>
      </w:r>
    </w:p>
    <w:p w:rsidR="00B71874" w:rsidRPr="00B71874" w:rsidRDefault="00B71874" w:rsidP="00B71874"/>
    <w:p w:rsidR="00AB7B0A" w:rsidRDefault="00AB7B0A" w:rsidP="00710954">
      <w:pPr>
        <w:pStyle w:val="ListParagraph"/>
        <w:numPr>
          <w:ilvl w:val="0"/>
          <w:numId w:val="37"/>
        </w:numPr>
      </w:pPr>
      <w:r>
        <w:t>Relationships</w:t>
      </w:r>
      <w:r w:rsidR="00D91093">
        <w:t xml:space="preserve"> should be shown according to I</w:t>
      </w:r>
      <w:r w:rsidR="003E78D0">
        <w:t xml:space="preserve">nformation </w:t>
      </w:r>
      <w:r w:rsidR="00D91093">
        <w:t>E</w:t>
      </w:r>
      <w:r w:rsidR="003E78D0">
        <w:t>ngineering</w:t>
      </w:r>
      <w:r w:rsidR="00D91093">
        <w:t xml:space="preserve"> notation</w:t>
      </w:r>
    </w:p>
    <w:p w:rsidR="003E78D0" w:rsidRDefault="003E78D0" w:rsidP="003E78D0">
      <w:pPr>
        <w:pStyle w:val="ListParagraph"/>
        <w:numPr>
          <w:ilvl w:val="0"/>
          <w:numId w:val="0"/>
        </w:numPr>
        <w:ind w:left="720"/>
      </w:pPr>
    </w:p>
    <w:p w:rsidR="00D91093" w:rsidRDefault="00D91093" w:rsidP="00710954">
      <w:pPr>
        <w:pStyle w:val="ListParagraph"/>
        <w:numPr>
          <w:ilvl w:val="0"/>
          <w:numId w:val="37"/>
        </w:numPr>
      </w:pPr>
      <w:r>
        <w:t>Relationships should (mandatory in logical models, optional in physical) contain phrases to describe the relationship in both directions.</w:t>
      </w:r>
    </w:p>
    <w:p w:rsidR="00D91093" w:rsidRDefault="005F3411" w:rsidP="00D91093">
      <w:pPr>
        <w:pStyle w:val="ListParagraph"/>
        <w:numPr>
          <w:ilvl w:val="0"/>
          <w:numId w:val="0"/>
        </w:numPr>
        <w:ind w:left="720"/>
      </w:pPr>
      <w:r w:rsidRPr="005F3411">
        <w:rPr>
          <w:noProof/>
          <w:lang w:eastAsia="en-GB"/>
        </w:rPr>
        <w:drawing>
          <wp:inline distT="0" distB="0" distL="0" distR="0" wp14:anchorId="27413661" wp14:editId="1AEBA5FE">
            <wp:extent cx="3228975" cy="6563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666" cy="664222"/>
                    </a:xfrm>
                    <a:prstGeom prst="rect">
                      <a:avLst/>
                    </a:prstGeom>
                    <a:noFill/>
                    <a:ln>
                      <a:noFill/>
                    </a:ln>
                  </pic:spPr>
                </pic:pic>
              </a:graphicData>
            </a:graphic>
          </wp:inline>
        </w:drawing>
      </w:r>
    </w:p>
    <w:p w:rsidR="00156B0B" w:rsidRDefault="00156B0B" w:rsidP="00156B0B"/>
    <w:p w:rsidR="000F0E45" w:rsidRDefault="000F0E45" w:rsidP="00710954">
      <w:pPr>
        <w:pStyle w:val="ListParagraph"/>
        <w:numPr>
          <w:ilvl w:val="0"/>
          <w:numId w:val="37"/>
        </w:numPr>
      </w:pPr>
      <w:r>
        <w:t>Relationship Cardinality will be displayed on both ends of the relationship.</w:t>
      </w:r>
    </w:p>
    <w:p w:rsidR="008521CE" w:rsidRDefault="008521CE" w:rsidP="008521CE">
      <w:pPr>
        <w:pStyle w:val="ListParagraph"/>
        <w:numPr>
          <w:ilvl w:val="0"/>
          <w:numId w:val="0"/>
        </w:numPr>
        <w:ind w:left="720"/>
      </w:pPr>
    </w:p>
    <w:p w:rsidR="00156B0B" w:rsidRDefault="00156B0B" w:rsidP="00710954">
      <w:pPr>
        <w:pStyle w:val="ListParagraph"/>
        <w:numPr>
          <w:ilvl w:val="0"/>
          <w:numId w:val="37"/>
        </w:numPr>
      </w:pPr>
      <w:r w:rsidRPr="000F0E45">
        <w:t>Relationship Cardinality</w:t>
      </w:r>
      <w:r w:rsidR="000F0E45">
        <w:t xml:space="preserve"> will be displayed according to Information Engineering Notation</w:t>
      </w:r>
    </w:p>
    <w:p w:rsidR="003E78D0" w:rsidRDefault="003E78D0" w:rsidP="003E78D0">
      <w:pPr>
        <w:pStyle w:val="ListParagraph"/>
        <w:numPr>
          <w:ilvl w:val="0"/>
          <w:numId w:val="0"/>
        </w:numPr>
        <w:ind w:left="720"/>
      </w:pPr>
    </w:p>
    <w:p w:rsidR="000F0E45" w:rsidRPr="000F0E45" w:rsidRDefault="000F0E45" w:rsidP="00710954">
      <w:pPr>
        <w:pStyle w:val="ListParagraph"/>
        <w:numPr>
          <w:ilvl w:val="0"/>
          <w:numId w:val="38"/>
        </w:numPr>
      </w:pPr>
      <w:r w:rsidRPr="000F0E45">
        <w:t>Zero or One</w:t>
      </w:r>
    </w:p>
    <w:p w:rsidR="000F0E45" w:rsidRPr="000F0E45" w:rsidRDefault="000F0E45" w:rsidP="00710954">
      <w:pPr>
        <w:pStyle w:val="ListParagraph"/>
        <w:numPr>
          <w:ilvl w:val="1"/>
          <w:numId w:val="38"/>
        </w:numPr>
      </w:pPr>
      <w:r w:rsidRPr="000F0E45">
        <w:t>The relationship maps to zero or one (but not more than one) records on the corresponding entity</w:t>
      </w:r>
    </w:p>
    <w:p w:rsidR="000F0E45" w:rsidRPr="000F0E45" w:rsidRDefault="000F0E45" w:rsidP="00710954">
      <w:pPr>
        <w:pStyle w:val="ListParagraph"/>
        <w:numPr>
          <w:ilvl w:val="1"/>
          <w:numId w:val="38"/>
        </w:numPr>
      </w:pPr>
      <w:r w:rsidRPr="000F0E45">
        <w:t>Denoted as a Line and Circle</w:t>
      </w:r>
    </w:p>
    <w:p w:rsidR="000F0E45" w:rsidRPr="000F0E45" w:rsidRDefault="000F0E45" w:rsidP="002B0CDC">
      <w:pPr>
        <w:ind w:left="1080" w:firstLine="360"/>
      </w:pPr>
      <w:r w:rsidRPr="000F0E45">
        <w:object w:dxaOrig="1306" w:dyaOrig="600" w14:anchorId="54BC664D">
          <v:shape id="_x0000_i1028" type="#_x0000_t75" style="width:65.1pt;height:29.95pt" o:ole="">
            <v:imagedata r:id="rId21" o:title=""/>
          </v:shape>
          <o:OLEObject Type="Embed" ProgID="Visio.Drawing.15" ShapeID="_x0000_i1028" DrawAspect="Content" ObjectID="_1532168374" r:id="rId22"/>
        </w:object>
      </w:r>
    </w:p>
    <w:p w:rsidR="000F0E45" w:rsidRPr="000F0E45" w:rsidRDefault="000F0E45" w:rsidP="00710954">
      <w:pPr>
        <w:pStyle w:val="ListParagraph"/>
        <w:numPr>
          <w:ilvl w:val="0"/>
          <w:numId w:val="38"/>
        </w:numPr>
      </w:pPr>
      <w:r w:rsidRPr="000F0E45">
        <w:t xml:space="preserve">One </w:t>
      </w:r>
    </w:p>
    <w:p w:rsidR="000F0E45" w:rsidRPr="000F0E45" w:rsidRDefault="000F0E45" w:rsidP="00710954">
      <w:pPr>
        <w:pStyle w:val="ListParagraph"/>
        <w:numPr>
          <w:ilvl w:val="1"/>
          <w:numId w:val="38"/>
        </w:numPr>
      </w:pPr>
      <w:r w:rsidRPr="000F0E45">
        <w:t>The relationship maps to one (only one, and not zero) record on corresponding entity</w:t>
      </w:r>
    </w:p>
    <w:p w:rsidR="000F0E45" w:rsidRPr="000F0E45" w:rsidRDefault="000F0E45" w:rsidP="00710954">
      <w:pPr>
        <w:pStyle w:val="ListParagraph"/>
        <w:numPr>
          <w:ilvl w:val="1"/>
          <w:numId w:val="38"/>
        </w:numPr>
      </w:pPr>
      <w:r w:rsidRPr="000F0E45">
        <w:t>Denoted as a Line (may be a double line in some modelling tools)</w:t>
      </w:r>
    </w:p>
    <w:p w:rsidR="000F0E45" w:rsidRPr="000F0E45" w:rsidRDefault="000F0E45" w:rsidP="002B0CDC">
      <w:pPr>
        <w:ind w:left="720" w:firstLine="720"/>
      </w:pPr>
      <w:r w:rsidRPr="000F0E45">
        <w:object w:dxaOrig="1441" w:dyaOrig="751" w14:anchorId="58D07B7E">
          <v:shape id="_x0000_i1029" type="#_x0000_t75" style="width:1in;height:37.45pt" o:ole="">
            <v:imagedata r:id="rId23" o:title=""/>
          </v:shape>
          <o:OLEObject Type="Embed" ProgID="Visio.Drawing.15" ShapeID="_x0000_i1029" DrawAspect="Content" ObjectID="_1532168375" r:id="rId24"/>
        </w:object>
      </w:r>
    </w:p>
    <w:p w:rsidR="003E78D0" w:rsidRDefault="003E78D0" w:rsidP="003E78D0">
      <w:pPr>
        <w:pStyle w:val="ListParagraph"/>
        <w:numPr>
          <w:ilvl w:val="0"/>
          <w:numId w:val="0"/>
        </w:numPr>
        <w:ind w:left="1080"/>
      </w:pPr>
    </w:p>
    <w:p w:rsidR="000F0E45" w:rsidRPr="000F0E45" w:rsidRDefault="000F0E45" w:rsidP="00710954">
      <w:pPr>
        <w:pStyle w:val="ListParagraph"/>
        <w:numPr>
          <w:ilvl w:val="0"/>
          <w:numId w:val="38"/>
        </w:numPr>
      </w:pPr>
      <w:r w:rsidRPr="000F0E45">
        <w:t>One or Many</w:t>
      </w:r>
    </w:p>
    <w:p w:rsidR="000F0E45" w:rsidRPr="000F0E45" w:rsidRDefault="000F0E45" w:rsidP="00710954">
      <w:pPr>
        <w:pStyle w:val="ListParagraph"/>
        <w:numPr>
          <w:ilvl w:val="1"/>
          <w:numId w:val="38"/>
        </w:numPr>
      </w:pPr>
      <w:r w:rsidRPr="000F0E45">
        <w:t>The relationship maps to one or many (not zero) records on the corresponding entity.</w:t>
      </w:r>
    </w:p>
    <w:p w:rsidR="000F0E45" w:rsidRPr="000F0E45" w:rsidRDefault="000F0E45" w:rsidP="00710954">
      <w:pPr>
        <w:pStyle w:val="ListParagraph"/>
        <w:numPr>
          <w:ilvl w:val="1"/>
          <w:numId w:val="38"/>
        </w:numPr>
      </w:pPr>
      <w:r w:rsidRPr="000F0E45">
        <w:t>Denoted as a Line and Crows Foot (may be only a crows foot in some modelling tools)</w:t>
      </w:r>
    </w:p>
    <w:p w:rsidR="000F0E45" w:rsidRPr="000F0E45" w:rsidRDefault="000F0E45" w:rsidP="002B0CDC">
      <w:pPr>
        <w:ind w:left="1080" w:firstLine="360"/>
      </w:pPr>
      <w:r w:rsidRPr="000F0E45">
        <w:object w:dxaOrig="1455" w:dyaOrig="751" w14:anchorId="0C1EBBED">
          <v:shape id="_x0000_i1030" type="#_x0000_t75" style="width:72.6pt;height:37.45pt" o:ole="">
            <v:imagedata r:id="rId25" o:title=""/>
          </v:shape>
          <o:OLEObject Type="Embed" ProgID="Visio.Drawing.15" ShapeID="_x0000_i1030" DrawAspect="Content" ObjectID="_1532168376" r:id="rId26"/>
        </w:object>
      </w:r>
    </w:p>
    <w:p w:rsidR="000F0E45" w:rsidRPr="000F0E45" w:rsidRDefault="000F0E45" w:rsidP="00710954">
      <w:pPr>
        <w:pStyle w:val="ListParagraph"/>
        <w:numPr>
          <w:ilvl w:val="0"/>
          <w:numId w:val="38"/>
        </w:numPr>
      </w:pPr>
      <w:r w:rsidRPr="000F0E45">
        <w:t>Zero or More</w:t>
      </w:r>
    </w:p>
    <w:p w:rsidR="000F0E45" w:rsidRPr="000F0E45" w:rsidRDefault="000F0E45" w:rsidP="00710954">
      <w:pPr>
        <w:pStyle w:val="ListParagraph"/>
        <w:numPr>
          <w:ilvl w:val="1"/>
          <w:numId w:val="38"/>
        </w:numPr>
      </w:pPr>
      <w:r w:rsidRPr="000F0E45">
        <w:t>The relationship maps to zero, one or many records on the corresponding entity</w:t>
      </w:r>
    </w:p>
    <w:p w:rsidR="000F0E45" w:rsidRPr="000F0E45" w:rsidRDefault="000F0E45" w:rsidP="00710954">
      <w:pPr>
        <w:pStyle w:val="ListParagraph"/>
        <w:numPr>
          <w:ilvl w:val="1"/>
          <w:numId w:val="38"/>
        </w:numPr>
      </w:pPr>
      <w:r w:rsidRPr="000F0E45">
        <w:t>Denoted as a Circle and Crows Foot (may</w:t>
      </w:r>
      <w:r w:rsidR="003E78D0">
        <w:t xml:space="preserve"> also</w:t>
      </w:r>
      <w:r w:rsidRPr="000F0E45">
        <w:t xml:space="preserve"> include a line depending on </w:t>
      </w:r>
      <w:r w:rsidR="00263D4C">
        <w:t xml:space="preserve">the </w:t>
      </w:r>
      <w:r w:rsidRPr="000F0E45">
        <w:t>modelling tool</w:t>
      </w:r>
      <w:r w:rsidR="00263D4C">
        <w:t xml:space="preserve"> used</w:t>
      </w:r>
      <w:r w:rsidRPr="000F0E45">
        <w:t>)</w:t>
      </w:r>
    </w:p>
    <w:p w:rsidR="000F0E45" w:rsidRPr="002B0CDC" w:rsidRDefault="000F0E45" w:rsidP="002B0CDC">
      <w:pPr>
        <w:ind w:left="1440"/>
      </w:pPr>
      <w:r w:rsidRPr="002B0CDC">
        <w:object w:dxaOrig="1485" w:dyaOrig="751" w14:anchorId="480DC9CF">
          <v:shape id="_x0000_i1031" type="#_x0000_t75" style="width:74.3pt;height:37.45pt" o:ole="">
            <v:imagedata r:id="rId27" o:title=""/>
          </v:shape>
          <o:OLEObject Type="Embed" ProgID="Visio.Drawing.15" ShapeID="_x0000_i1031" DrawAspect="Content" ObjectID="_1532168377" r:id="rId28"/>
        </w:object>
      </w:r>
    </w:p>
    <w:p w:rsidR="005F3411" w:rsidRDefault="005F3411" w:rsidP="00710954">
      <w:pPr>
        <w:pStyle w:val="ListParagraph"/>
        <w:numPr>
          <w:ilvl w:val="0"/>
          <w:numId w:val="37"/>
        </w:numPr>
      </w:pPr>
      <w:r w:rsidRPr="005F3411">
        <w:t>Identifying &amp; Non-Identifying Relationships</w:t>
      </w:r>
      <w:r w:rsidR="000F0E45">
        <w:t xml:space="preserve"> will be </w:t>
      </w:r>
      <w:r w:rsidR="000538DB">
        <w:t>shown according to Information Engineering Notation:</w:t>
      </w:r>
    </w:p>
    <w:p w:rsidR="006A38DE" w:rsidRPr="005F3411" w:rsidRDefault="006A38DE" w:rsidP="006A38DE">
      <w:pPr>
        <w:pStyle w:val="ListParagraph"/>
        <w:numPr>
          <w:ilvl w:val="0"/>
          <w:numId w:val="0"/>
        </w:numPr>
        <w:ind w:left="720"/>
      </w:pPr>
    </w:p>
    <w:p w:rsidR="005F3411" w:rsidRPr="005F3411" w:rsidRDefault="005F3411" w:rsidP="00710954">
      <w:pPr>
        <w:pStyle w:val="ListParagraph"/>
        <w:numPr>
          <w:ilvl w:val="1"/>
          <w:numId w:val="31"/>
        </w:numPr>
      </w:pPr>
      <w:r w:rsidRPr="005F3411">
        <w:t>Identifying Relationship</w:t>
      </w:r>
    </w:p>
    <w:p w:rsidR="005F3411" w:rsidRPr="005F3411" w:rsidRDefault="005F3411" w:rsidP="00710954">
      <w:pPr>
        <w:pStyle w:val="ListParagraph"/>
        <w:numPr>
          <w:ilvl w:val="2"/>
          <w:numId w:val="31"/>
        </w:numPr>
      </w:pPr>
      <w:r w:rsidRPr="005F3411">
        <w:t xml:space="preserve">Where one or more of the primary key fields of a dependant entity is a primary key of another entity (i.e. the entity cannot be defined alone). </w:t>
      </w:r>
    </w:p>
    <w:p w:rsidR="005F3411" w:rsidRDefault="005F3411" w:rsidP="00710954">
      <w:pPr>
        <w:pStyle w:val="ListParagraph"/>
        <w:numPr>
          <w:ilvl w:val="2"/>
          <w:numId w:val="31"/>
        </w:numPr>
      </w:pPr>
      <w:r w:rsidRPr="005F3411">
        <w:t>Represented as a Solid Line</w:t>
      </w:r>
    </w:p>
    <w:p w:rsidR="005F3411" w:rsidRDefault="005F3411" w:rsidP="005F3411">
      <w:pPr>
        <w:pStyle w:val="ListParagraph"/>
        <w:numPr>
          <w:ilvl w:val="0"/>
          <w:numId w:val="0"/>
        </w:numPr>
        <w:ind w:left="2160"/>
      </w:pPr>
      <w:r w:rsidRPr="005F3411">
        <w:rPr>
          <w:noProof/>
          <w:lang w:eastAsia="en-GB"/>
        </w:rPr>
        <w:drawing>
          <wp:inline distT="0" distB="0" distL="0" distR="0" wp14:anchorId="14E77FBF" wp14:editId="00E53F2F">
            <wp:extent cx="2762250" cy="65983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547" cy="664444"/>
                    </a:xfrm>
                    <a:prstGeom prst="rect">
                      <a:avLst/>
                    </a:prstGeom>
                    <a:noFill/>
                    <a:ln>
                      <a:noFill/>
                    </a:ln>
                  </pic:spPr>
                </pic:pic>
              </a:graphicData>
            </a:graphic>
          </wp:inline>
        </w:drawing>
      </w:r>
    </w:p>
    <w:p w:rsidR="002B0CDC" w:rsidRPr="005F3411" w:rsidRDefault="002B0CDC" w:rsidP="005F3411">
      <w:pPr>
        <w:pStyle w:val="ListParagraph"/>
        <w:numPr>
          <w:ilvl w:val="0"/>
          <w:numId w:val="0"/>
        </w:numPr>
        <w:ind w:left="2160"/>
      </w:pPr>
    </w:p>
    <w:p w:rsidR="005F3411" w:rsidRPr="005F3411" w:rsidRDefault="005F3411" w:rsidP="00710954">
      <w:pPr>
        <w:pStyle w:val="ListParagraph"/>
        <w:numPr>
          <w:ilvl w:val="1"/>
          <w:numId w:val="31"/>
        </w:numPr>
      </w:pPr>
      <w:r w:rsidRPr="005F3411">
        <w:t>Non-Identifying Relationship</w:t>
      </w:r>
    </w:p>
    <w:p w:rsidR="005F3411" w:rsidRDefault="005F3411" w:rsidP="00710954">
      <w:pPr>
        <w:pStyle w:val="ListParagraph"/>
        <w:numPr>
          <w:ilvl w:val="2"/>
          <w:numId w:val="31"/>
        </w:numPr>
      </w:pPr>
      <w:r w:rsidRPr="005F3411">
        <w:t xml:space="preserve">Where the all components of the primary key </w:t>
      </w:r>
      <w:r>
        <w:t>represent only the entity that is being defined (i.e. the entity can be defined alone)</w:t>
      </w:r>
    </w:p>
    <w:p w:rsidR="005F3411" w:rsidRDefault="005F3411" w:rsidP="00710954">
      <w:pPr>
        <w:pStyle w:val="ListParagraph"/>
        <w:numPr>
          <w:ilvl w:val="2"/>
          <w:numId w:val="31"/>
        </w:numPr>
      </w:pPr>
      <w:r>
        <w:t>Represented as a Dashed Line</w:t>
      </w:r>
      <w:r w:rsidRPr="005F3411">
        <w:t xml:space="preserve"> </w:t>
      </w:r>
    </w:p>
    <w:p w:rsidR="005F3411" w:rsidRDefault="005F3411" w:rsidP="005F3411">
      <w:pPr>
        <w:pStyle w:val="ListParagraph"/>
        <w:numPr>
          <w:ilvl w:val="0"/>
          <w:numId w:val="0"/>
        </w:numPr>
        <w:ind w:left="2160"/>
      </w:pPr>
      <w:r w:rsidRPr="005F3411">
        <w:rPr>
          <w:noProof/>
          <w:lang w:eastAsia="en-GB"/>
        </w:rPr>
        <w:drawing>
          <wp:inline distT="0" distB="0" distL="0" distR="0" wp14:anchorId="2B1BC473" wp14:editId="4797BF8D">
            <wp:extent cx="2705100" cy="5498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504" cy="565400"/>
                    </a:xfrm>
                    <a:prstGeom prst="rect">
                      <a:avLst/>
                    </a:prstGeom>
                    <a:noFill/>
                    <a:ln>
                      <a:noFill/>
                    </a:ln>
                  </pic:spPr>
                </pic:pic>
              </a:graphicData>
            </a:graphic>
          </wp:inline>
        </w:drawing>
      </w:r>
    </w:p>
    <w:p w:rsidR="008D6B94" w:rsidRDefault="008D6B94" w:rsidP="008D6B94">
      <w:pPr>
        <w:pStyle w:val="ListParagraph"/>
        <w:numPr>
          <w:ilvl w:val="0"/>
          <w:numId w:val="0"/>
        </w:numPr>
        <w:ind w:left="720"/>
      </w:pPr>
    </w:p>
    <w:p w:rsidR="008D6B94" w:rsidRDefault="008D6B94" w:rsidP="00710954">
      <w:pPr>
        <w:pStyle w:val="ListParagraph"/>
        <w:numPr>
          <w:ilvl w:val="0"/>
          <w:numId w:val="37"/>
        </w:numPr>
      </w:pPr>
      <w:r>
        <w:t>Relationship Cardinality is direction sensitive</w:t>
      </w:r>
      <w:r w:rsidR="006A38DE">
        <w:t>. The symbol is entered at the end of the line adjacent to the entity to which the cardinality applies:</w:t>
      </w:r>
    </w:p>
    <w:p w:rsidR="006A38DE" w:rsidRDefault="006A38DE" w:rsidP="006A38DE">
      <w:pPr>
        <w:pStyle w:val="ListParagraph"/>
        <w:numPr>
          <w:ilvl w:val="0"/>
          <w:numId w:val="0"/>
        </w:numPr>
        <w:ind w:left="720"/>
      </w:pPr>
    </w:p>
    <w:p w:rsidR="008D6B94" w:rsidRDefault="008D6B94" w:rsidP="00710954">
      <w:pPr>
        <w:pStyle w:val="ListParagraph"/>
        <w:numPr>
          <w:ilvl w:val="0"/>
          <w:numId w:val="39"/>
        </w:numPr>
      </w:pPr>
      <w:r>
        <w:t>Example</w:t>
      </w:r>
    </w:p>
    <w:p w:rsidR="008D6B94" w:rsidRDefault="008D6B94" w:rsidP="008D6B94">
      <w:pPr>
        <w:ind w:left="1080" w:firstLine="360"/>
      </w:pPr>
      <w:r w:rsidRPr="008521CE">
        <w:rPr>
          <w:noProof/>
          <w:lang w:eastAsia="en-GB"/>
        </w:rPr>
        <w:drawing>
          <wp:inline distT="0" distB="0" distL="0" distR="0" wp14:anchorId="26CCD78A" wp14:editId="30B786C0">
            <wp:extent cx="2962488" cy="707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7903" cy="735237"/>
                    </a:xfrm>
                    <a:prstGeom prst="rect">
                      <a:avLst/>
                    </a:prstGeom>
                    <a:noFill/>
                    <a:ln>
                      <a:noFill/>
                    </a:ln>
                  </pic:spPr>
                </pic:pic>
              </a:graphicData>
            </a:graphic>
          </wp:inline>
        </w:drawing>
      </w:r>
    </w:p>
    <w:p w:rsidR="008D6B94" w:rsidRDefault="008D6B94" w:rsidP="008D6B94">
      <w:pPr>
        <w:pStyle w:val="ListParagraph"/>
        <w:numPr>
          <w:ilvl w:val="0"/>
          <w:numId w:val="0"/>
        </w:numPr>
        <w:ind w:left="1440"/>
      </w:pPr>
    </w:p>
    <w:p w:rsidR="008D6B94" w:rsidRDefault="008D6B94" w:rsidP="00710954">
      <w:pPr>
        <w:pStyle w:val="ListParagraph"/>
        <w:numPr>
          <w:ilvl w:val="0"/>
          <w:numId w:val="39"/>
        </w:numPr>
      </w:pPr>
      <w:r>
        <w:t>Reading Left to Right</w:t>
      </w:r>
    </w:p>
    <w:p w:rsidR="008D6B94" w:rsidRDefault="008D6B94" w:rsidP="008D6B94">
      <w:pPr>
        <w:ind w:left="1080" w:firstLine="360"/>
      </w:pPr>
      <w:r>
        <w:rPr>
          <w:noProof/>
          <w:lang w:eastAsia="en-GB"/>
        </w:rPr>
        <w:drawing>
          <wp:inline distT="0" distB="0" distL="0" distR="0" wp14:anchorId="0A0886FF" wp14:editId="3944D58F">
            <wp:extent cx="2997642" cy="73494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3862" cy="748726"/>
                    </a:xfrm>
                    <a:prstGeom prst="rect">
                      <a:avLst/>
                    </a:prstGeom>
                    <a:noFill/>
                    <a:ln>
                      <a:noFill/>
                    </a:ln>
                  </pic:spPr>
                </pic:pic>
              </a:graphicData>
            </a:graphic>
          </wp:inline>
        </w:drawing>
      </w:r>
    </w:p>
    <w:p w:rsidR="008D6B94" w:rsidRDefault="008D6B94" w:rsidP="008D6B94">
      <w:pPr>
        <w:ind w:left="1080" w:firstLine="360"/>
      </w:pPr>
      <w:r>
        <w:t xml:space="preserve">A customer occupies </w:t>
      </w:r>
      <w:r w:rsidRPr="006A38DE">
        <w:rPr>
          <w:i/>
        </w:rPr>
        <w:t>Zero, One or More</w:t>
      </w:r>
      <w:r>
        <w:t xml:space="preserve"> </w:t>
      </w:r>
      <w:r w:rsidR="006A38DE">
        <w:t>Customer_</w:t>
      </w:r>
      <w:r>
        <w:t>Address</w:t>
      </w:r>
      <w:r w:rsidR="006A38DE">
        <w:t>(</w:t>
      </w:r>
      <w:r>
        <w:t>es</w:t>
      </w:r>
      <w:r w:rsidR="006A38DE">
        <w:t>)</w:t>
      </w:r>
    </w:p>
    <w:p w:rsidR="008D6B94" w:rsidRDefault="008D6B94" w:rsidP="008D6B94"/>
    <w:p w:rsidR="008D6B94" w:rsidRDefault="008D6B94" w:rsidP="00710954">
      <w:pPr>
        <w:pStyle w:val="ListParagraph"/>
        <w:numPr>
          <w:ilvl w:val="0"/>
          <w:numId w:val="39"/>
        </w:numPr>
      </w:pPr>
      <w:r>
        <w:t>Reading Right to Left</w:t>
      </w:r>
    </w:p>
    <w:p w:rsidR="008D6B94" w:rsidRDefault="008D6B94" w:rsidP="008D6B94">
      <w:pPr>
        <w:pStyle w:val="ListParagraph"/>
        <w:numPr>
          <w:ilvl w:val="0"/>
          <w:numId w:val="0"/>
        </w:numPr>
        <w:ind w:left="1440"/>
      </w:pPr>
      <w:r>
        <w:rPr>
          <w:noProof/>
          <w:lang w:eastAsia="en-GB"/>
        </w:rPr>
        <w:drawing>
          <wp:inline distT="0" distB="0" distL="0" distR="0" wp14:anchorId="30FCA16F" wp14:editId="332FE4C0">
            <wp:extent cx="2957885" cy="6950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070" cy="714318"/>
                    </a:xfrm>
                    <a:prstGeom prst="rect">
                      <a:avLst/>
                    </a:prstGeom>
                    <a:noFill/>
                    <a:ln>
                      <a:noFill/>
                    </a:ln>
                  </pic:spPr>
                </pic:pic>
              </a:graphicData>
            </a:graphic>
          </wp:inline>
        </w:drawing>
      </w:r>
    </w:p>
    <w:p w:rsidR="008D6B94" w:rsidRDefault="008D6B94" w:rsidP="008D6B94">
      <w:pPr>
        <w:pStyle w:val="ListParagraph"/>
        <w:numPr>
          <w:ilvl w:val="0"/>
          <w:numId w:val="0"/>
        </w:numPr>
        <w:ind w:left="1440"/>
      </w:pPr>
      <w:r>
        <w:t xml:space="preserve">A </w:t>
      </w:r>
      <w:r w:rsidR="006A38DE">
        <w:t>Customer_A</w:t>
      </w:r>
      <w:r>
        <w:t xml:space="preserve">ddress is occupied by </w:t>
      </w:r>
      <w:r w:rsidRPr="006A38DE">
        <w:rPr>
          <w:i/>
        </w:rPr>
        <w:t>One</w:t>
      </w:r>
      <w:r>
        <w:t xml:space="preserve"> Customer</w:t>
      </w:r>
    </w:p>
    <w:p w:rsidR="008D6B94" w:rsidRDefault="00F070C8" w:rsidP="00F070C8">
      <w:pPr>
        <w:pStyle w:val="Heading3"/>
      </w:pPr>
      <w:r>
        <w:t>Normalisation</w:t>
      </w:r>
    </w:p>
    <w:p w:rsidR="00F070C8" w:rsidRDefault="00F070C8" w:rsidP="00F070C8">
      <w:r>
        <w:t>Normalisation is the process of removing data redundancy and structuring data in a manner that is optimised for relational processing. See appendix for definition of Normal Forms.</w:t>
      </w:r>
    </w:p>
    <w:p w:rsidR="00F070C8" w:rsidRDefault="00F070C8" w:rsidP="00F070C8"/>
    <w:p w:rsidR="00F070C8" w:rsidRDefault="00F070C8" w:rsidP="00710954">
      <w:pPr>
        <w:pStyle w:val="ListParagraph"/>
        <w:numPr>
          <w:ilvl w:val="0"/>
          <w:numId w:val="42"/>
        </w:numPr>
      </w:pPr>
      <w:r>
        <w:t>Logical models should be normalised to the Third Normal Form, or greater.</w:t>
      </w:r>
    </w:p>
    <w:p w:rsidR="00F070C8" w:rsidRDefault="00F070C8" w:rsidP="00F070C8">
      <w:pPr>
        <w:pStyle w:val="ListParagraph"/>
        <w:numPr>
          <w:ilvl w:val="0"/>
          <w:numId w:val="0"/>
        </w:numPr>
        <w:ind w:left="720"/>
      </w:pPr>
    </w:p>
    <w:p w:rsidR="00F070C8" w:rsidRDefault="00F070C8" w:rsidP="00710954">
      <w:pPr>
        <w:pStyle w:val="ListParagraph"/>
        <w:numPr>
          <w:ilvl w:val="0"/>
          <w:numId w:val="42"/>
        </w:numPr>
      </w:pPr>
      <w:r>
        <w:t>Physical models may be de-normalised for performance reasons</w:t>
      </w:r>
    </w:p>
    <w:p w:rsidR="00F070C8" w:rsidRDefault="00F070C8" w:rsidP="00F070C8">
      <w:pPr>
        <w:pStyle w:val="ListParagraph"/>
        <w:numPr>
          <w:ilvl w:val="0"/>
          <w:numId w:val="0"/>
        </w:numPr>
        <w:ind w:left="1080"/>
      </w:pPr>
    </w:p>
    <w:p w:rsidR="00F070C8" w:rsidRPr="00F070C8" w:rsidRDefault="00F070C8" w:rsidP="00710954">
      <w:pPr>
        <w:pStyle w:val="ListParagraph"/>
        <w:numPr>
          <w:ilvl w:val="0"/>
          <w:numId w:val="42"/>
        </w:numPr>
      </w:pPr>
      <w:r>
        <w:t xml:space="preserve">Dimensional models should be de-normalised to no less than Second Normal Form for </w:t>
      </w:r>
      <w:r w:rsidR="00223F5E">
        <w:t>usability and performance</w:t>
      </w:r>
      <w:r>
        <w:t xml:space="preserve"> reasons</w:t>
      </w:r>
    </w:p>
    <w:p w:rsidR="008C0E19" w:rsidRDefault="008C0E19" w:rsidP="008C0E19"/>
    <w:p w:rsidR="00F070C8" w:rsidRPr="008C0E19" w:rsidRDefault="00F070C8" w:rsidP="008C0E19"/>
    <w:p w:rsidR="00553275" w:rsidRDefault="00553275">
      <w:pPr>
        <w:rPr>
          <w:rFonts w:eastAsiaTheme="majorEastAsia" w:cstheme="majorBidi"/>
          <w:color w:val="595959" w:themeColor="text1" w:themeTint="A6"/>
          <w:sz w:val="36"/>
          <w:szCs w:val="26"/>
        </w:rPr>
      </w:pPr>
      <w:r>
        <w:br w:type="page"/>
      </w:r>
    </w:p>
    <w:p w:rsidR="007D3718" w:rsidRDefault="007D3718" w:rsidP="007D3718">
      <w:pPr>
        <w:pStyle w:val="Heading2"/>
      </w:pPr>
      <w:bookmarkStart w:id="111" w:name="_Toc444694136"/>
      <w:r>
        <w:t xml:space="preserve">External </w:t>
      </w:r>
      <w:r w:rsidR="005E52FC">
        <w:t xml:space="preserve">Data </w:t>
      </w:r>
      <w:r>
        <w:t>Modelling Standards</w:t>
      </w:r>
      <w:bookmarkEnd w:id="111"/>
    </w:p>
    <w:p w:rsidR="007D3718" w:rsidRDefault="006D1F3A" w:rsidP="007D3718">
      <w:r>
        <w:t>As suppliers do not have access to PFG’s modelling standards and toolset, and there is no benefit in re-engineering third party products to comply with the standards, the following set of minimum acceptable modelling standards apply, and will be used in procurement evaluations.</w:t>
      </w:r>
    </w:p>
    <w:p w:rsidR="005E52FC" w:rsidRDefault="005E52FC" w:rsidP="007D3718"/>
    <w:p w:rsidR="005E52FC" w:rsidRDefault="005E52FC" w:rsidP="007D3718">
      <w:r>
        <w:t>The following standards apply where data is held in a relational format.</w:t>
      </w:r>
    </w:p>
    <w:p w:rsidR="006D1F3A" w:rsidRDefault="005E52FC" w:rsidP="006D1F3A">
      <w:pPr>
        <w:pStyle w:val="Heading3"/>
      </w:pPr>
      <w:r>
        <w:t>Standards</w:t>
      </w:r>
    </w:p>
    <w:p w:rsidR="005E52FC" w:rsidRPr="005E52FC" w:rsidRDefault="005E52FC" w:rsidP="005E52FC"/>
    <w:p w:rsidR="006D1F3A" w:rsidRDefault="006D1F3A" w:rsidP="00710954">
      <w:pPr>
        <w:pStyle w:val="ListParagraph"/>
        <w:numPr>
          <w:ilvl w:val="0"/>
          <w:numId w:val="30"/>
        </w:numPr>
      </w:pPr>
      <w:r>
        <w:t>The following data modelling notations are accepted:</w:t>
      </w:r>
    </w:p>
    <w:p w:rsidR="006D1F3A" w:rsidRDefault="006D1F3A" w:rsidP="00710954">
      <w:pPr>
        <w:pStyle w:val="ListParagraph"/>
        <w:numPr>
          <w:ilvl w:val="1"/>
          <w:numId w:val="30"/>
        </w:numPr>
      </w:pPr>
      <w:r>
        <w:t>Information Engineering (IE)</w:t>
      </w:r>
    </w:p>
    <w:p w:rsidR="006D1F3A" w:rsidRDefault="006D1F3A" w:rsidP="00710954">
      <w:pPr>
        <w:pStyle w:val="ListParagraph"/>
        <w:numPr>
          <w:ilvl w:val="1"/>
          <w:numId w:val="30"/>
        </w:numPr>
      </w:pPr>
      <w:r>
        <w:t>Integration Definition for Information Modelling (IDEF1X)</w:t>
      </w:r>
    </w:p>
    <w:p w:rsidR="006D1F3A" w:rsidRDefault="006D1F3A" w:rsidP="00710954">
      <w:pPr>
        <w:pStyle w:val="ListParagraph"/>
        <w:numPr>
          <w:ilvl w:val="1"/>
          <w:numId w:val="30"/>
        </w:numPr>
      </w:pPr>
      <w:r>
        <w:t>Barker’s Notation</w:t>
      </w:r>
    </w:p>
    <w:p w:rsidR="006D1F3A" w:rsidRDefault="006D1F3A" w:rsidP="00710954">
      <w:pPr>
        <w:pStyle w:val="ListParagraph"/>
        <w:numPr>
          <w:ilvl w:val="1"/>
          <w:numId w:val="30"/>
        </w:numPr>
      </w:pPr>
      <w:r>
        <w:t>Unified Modelling Language (UML)</w:t>
      </w:r>
    </w:p>
    <w:p w:rsidR="000E5CF0" w:rsidRDefault="000E5CF0" w:rsidP="000E5CF0">
      <w:pPr>
        <w:pStyle w:val="ListParagraph"/>
        <w:numPr>
          <w:ilvl w:val="0"/>
          <w:numId w:val="0"/>
        </w:numPr>
        <w:ind w:left="1440"/>
      </w:pPr>
    </w:p>
    <w:p w:rsidR="000E5CF0" w:rsidRDefault="000E5CF0" w:rsidP="00710954">
      <w:pPr>
        <w:pStyle w:val="ListParagraph"/>
        <w:numPr>
          <w:ilvl w:val="0"/>
          <w:numId w:val="30"/>
        </w:numPr>
      </w:pPr>
      <w:r>
        <w:t>Other industry standard notations may be accepted based on consultation with data architecture</w:t>
      </w:r>
    </w:p>
    <w:p w:rsidR="006D1F3A" w:rsidRDefault="006D1F3A" w:rsidP="006D1F3A"/>
    <w:p w:rsidR="006D1F3A" w:rsidRDefault="006D1F3A" w:rsidP="00710954">
      <w:pPr>
        <w:pStyle w:val="ListParagraph"/>
        <w:numPr>
          <w:ilvl w:val="0"/>
          <w:numId w:val="30"/>
        </w:numPr>
      </w:pPr>
      <w:r>
        <w:t>Models will comply with the standards of the notation in which they are presented</w:t>
      </w:r>
    </w:p>
    <w:p w:rsidR="003F6DA4" w:rsidRDefault="003F6DA4" w:rsidP="003F6DA4">
      <w:pPr>
        <w:pStyle w:val="ListParagraph"/>
        <w:numPr>
          <w:ilvl w:val="0"/>
          <w:numId w:val="0"/>
        </w:numPr>
        <w:ind w:left="720"/>
      </w:pPr>
    </w:p>
    <w:p w:rsidR="003F6DA4" w:rsidRDefault="003F6DA4" w:rsidP="00710954">
      <w:pPr>
        <w:pStyle w:val="ListParagraph"/>
        <w:numPr>
          <w:ilvl w:val="0"/>
          <w:numId w:val="30"/>
        </w:numPr>
      </w:pPr>
      <w:r>
        <w:t>Models will be appropriately supported</w:t>
      </w:r>
    </w:p>
    <w:p w:rsidR="00900F3D" w:rsidRDefault="00900F3D" w:rsidP="00900F3D">
      <w:pPr>
        <w:pStyle w:val="ListParagraph"/>
        <w:numPr>
          <w:ilvl w:val="0"/>
          <w:numId w:val="0"/>
        </w:numPr>
        <w:ind w:left="720"/>
      </w:pPr>
    </w:p>
    <w:p w:rsidR="00900F3D" w:rsidRDefault="00900F3D" w:rsidP="00710954">
      <w:pPr>
        <w:pStyle w:val="ListParagraph"/>
        <w:numPr>
          <w:ilvl w:val="0"/>
          <w:numId w:val="30"/>
        </w:numPr>
      </w:pPr>
      <w:r>
        <w:t>Models will be structured and organised</w:t>
      </w:r>
    </w:p>
    <w:p w:rsidR="00900F3D" w:rsidRDefault="00900F3D" w:rsidP="00710954">
      <w:pPr>
        <w:pStyle w:val="ListParagraph"/>
        <w:numPr>
          <w:ilvl w:val="1"/>
          <w:numId w:val="30"/>
        </w:numPr>
      </w:pPr>
      <w:r>
        <w:t>Neatly, minimising overlapping lines</w:t>
      </w:r>
    </w:p>
    <w:p w:rsidR="00900F3D" w:rsidRDefault="00900F3D" w:rsidP="00710954">
      <w:pPr>
        <w:pStyle w:val="ListParagraph"/>
        <w:numPr>
          <w:ilvl w:val="1"/>
          <w:numId w:val="30"/>
        </w:numPr>
      </w:pPr>
      <w:r>
        <w:t>In appropriate groupings (subject areas) if large</w:t>
      </w:r>
    </w:p>
    <w:p w:rsidR="006D1F3A" w:rsidRDefault="006D1F3A" w:rsidP="006D1F3A">
      <w:pPr>
        <w:pStyle w:val="ListParagraph"/>
        <w:numPr>
          <w:ilvl w:val="0"/>
          <w:numId w:val="0"/>
        </w:numPr>
        <w:ind w:left="720"/>
      </w:pPr>
    </w:p>
    <w:p w:rsidR="006D1F3A" w:rsidRDefault="006D1F3A" w:rsidP="00710954">
      <w:pPr>
        <w:pStyle w:val="ListParagraph"/>
        <w:numPr>
          <w:ilvl w:val="0"/>
          <w:numId w:val="30"/>
        </w:numPr>
      </w:pPr>
      <w:r>
        <w:t>Models will show:</w:t>
      </w:r>
    </w:p>
    <w:p w:rsidR="006D1F3A" w:rsidRDefault="006D1F3A" w:rsidP="00710954">
      <w:pPr>
        <w:pStyle w:val="ListParagraph"/>
        <w:numPr>
          <w:ilvl w:val="1"/>
          <w:numId w:val="29"/>
        </w:numPr>
      </w:pPr>
      <w:r>
        <w:t>Entities</w:t>
      </w:r>
    </w:p>
    <w:p w:rsidR="006D1F3A" w:rsidRDefault="006D1F3A" w:rsidP="00710954">
      <w:pPr>
        <w:pStyle w:val="ListParagraph"/>
        <w:numPr>
          <w:ilvl w:val="1"/>
          <w:numId w:val="29"/>
        </w:numPr>
      </w:pPr>
      <w:r>
        <w:t>Attributes</w:t>
      </w:r>
    </w:p>
    <w:p w:rsidR="006D1F3A" w:rsidRDefault="006D1F3A" w:rsidP="00710954">
      <w:pPr>
        <w:pStyle w:val="ListParagraph"/>
        <w:numPr>
          <w:ilvl w:val="1"/>
          <w:numId w:val="29"/>
        </w:numPr>
      </w:pPr>
      <w:r>
        <w:t>Primary key(s)</w:t>
      </w:r>
    </w:p>
    <w:p w:rsidR="006D1F3A" w:rsidRDefault="006D1F3A" w:rsidP="00710954">
      <w:pPr>
        <w:pStyle w:val="ListParagraph"/>
        <w:numPr>
          <w:ilvl w:val="1"/>
          <w:numId w:val="29"/>
        </w:numPr>
      </w:pPr>
      <w:r>
        <w:t>Relationships between entities, including</w:t>
      </w:r>
    </w:p>
    <w:p w:rsidR="006D1F3A" w:rsidRDefault="006D1F3A" w:rsidP="00710954">
      <w:pPr>
        <w:pStyle w:val="ListParagraph"/>
        <w:numPr>
          <w:ilvl w:val="2"/>
          <w:numId w:val="29"/>
        </w:numPr>
      </w:pPr>
      <w:r>
        <w:t>Cardinality of relationships (how many to how many)</w:t>
      </w:r>
    </w:p>
    <w:p w:rsidR="006D1F3A" w:rsidRDefault="006D1F3A" w:rsidP="00710954">
      <w:pPr>
        <w:pStyle w:val="ListParagraph"/>
        <w:numPr>
          <w:ilvl w:val="2"/>
          <w:numId w:val="29"/>
        </w:numPr>
      </w:pPr>
      <w:r>
        <w:t>Whether the relationship is mandatory or optional</w:t>
      </w:r>
    </w:p>
    <w:p w:rsidR="006D1F3A" w:rsidRDefault="006D1F3A" w:rsidP="00710954">
      <w:pPr>
        <w:pStyle w:val="ListParagraph"/>
        <w:numPr>
          <w:ilvl w:val="2"/>
          <w:numId w:val="29"/>
        </w:numPr>
      </w:pPr>
      <w:r>
        <w:t>Foreign key(s)</w:t>
      </w:r>
    </w:p>
    <w:p w:rsidR="005E52FC" w:rsidRDefault="005E52FC" w:rsidP="005E52FC">
      <w:pPr>
        <w:pStyle w:val="ListParagraph"/>
        <w:numPr>
          <w:ilvl w:val="0"/>
          <w:numId w:val="0"/>
        </w:numPr>
        <w:ind w:left="720"/>
      </w:pPr>
    </w:p>
    <w:p w:rsidR="005E52FC" w:rsidRDefault="005E52FC" w:rsidP="00710954">
      <w:pPr>
        <w:pStyle w:val="ListParagraph"/>
        <w:numPr>
          <w:ilvl w:val="0"/>
          <w:numId w:val="30"/>
        </w:numPr>
      </w:pPr>
      <w:r>
        <w:t>Models will be accompanied by metadata describing</w:t>
      </w:r>
    </w:p>
    <w:p w:rsidR="005E52FC" w:rsidRDefault="005E52FC" w:rsidP="00710954">
      <w:pPr>
        <w:pStyle w:val="ListParagraph"/>
        <w:numPr>
          <w:ilvl w:val="1"/>
          <w:numId w:val="29"/>
        </w:numPr>
      </w:pPr>
      <w:r>
        <w:t>Each Entity</w:t>
      </w:r>
    </w:p>
    <w:p w:rsidR="005E52FC" w:rsidRDefault="005E52FC" w:rsidP="00710954">
      <w:pPr>
        <w:pStyle w:val="ListParagraph"/>
        <w:numPr>
          <w:ilvl w:val="2"/>
          <w:numId w:val="29"/>
        </w:numPr>
      </w:pPr>
      <w:r>
        <w:t>Its name</w:t>
      </w:r>
    </w:p>
    <w:p w:rsidR="005E52FC" w:rsidRDefault="005E52FC" w:rsidP="00710954">
      <w:pPr>
        <w:pStyle w:val="ListParagraph"/>
        <w:numPr>
          <w:ilvl w:val="2"/>
          <w:numId w:val="29"/>
        </w:numPr>
      </w:pPr>
      <w:r>
        <w:t>Its description</w:t>
      </w:r>
    </w:p>
    <w:p w:rsidR="005E52FC" w:rsidRDefault="005E52FC" w:rsidP="00710954">
      <w:pPr>
        <w:pStyle w:val="ListParagraph"/>
        <w:numPr>
          <w:ilvl w:val="2"/>
          <w:numId w:val="29"/>
        </w:numPr>
      </w:pPr>
      <w:r>
        <w:t>An indication of the functionality driven by the entity</w:t>
      </w:r>
    </w:p>
    <w:p w:rsidR="005E52FC" w:rsidRDefault="005E52FC" w:rsidP="00710954">
      <w:pPr>
        <w:pStyle w:val="ListParagraph"/>
        <w:numPr>
          <w:ilvl w:val="2"/>
          <w:numId w:val="29"/>
        </w:numPr>
      </w:pPr>
      <w:r>
        <w:t>Whether the entity is a table or view</w:t>
      </w:r>
    </w:p>
    <w:p w:rsidR="005E52FC" w:rsidRDefault="005E52FC" w:rsidP="00710954">
      <w:pPr>
        <w:pStyle w:val="ListParagraph"/>
        <w:numPr>
          <w:ilvl w:val="1"/>
          <w:numId w:val="29"/>
        </w:numPr>
      </w:pPr>
      <w:r>
        <w:t>Each Attribute</w:t>
      </w:r>
    </w:p>
    <w:p w:rsidR="005E52FC" w:rsidRDefault="005E52FC" w:rsidP="00710954">
      <w:pPr>
        <w:pStyle w:val="ListParagraph"/>
        <w:numPr>
          <w:ilvl w:val="2"/>
          <w:numId w:val="29"/>
        </w:numPr>
      </w:pPr>
      <w:r>
        <w:t>Its name</w:t>
      </w:r>
    </w:p>
    <w:p w:rsidR="005E52FC" w:rsidRDefault="005E52FC" w:rsidP="00710954">
      <w:pPr>
        <w:pStyle w:val="ListParagraph"/>
        <w:numPr>
          <w:ilvl w:val="2"/>
          <w:numId w:val="29"/>
        </w:numPr>
      </w:pPr>
      <w:r>
        <w:t>Its description</w:t>
      </w:r>
    </w:p>
    <w:p w:rsidR="005E52FC" w:rsidRDefault="005E52FC" w:rsidP="00710954">
      <w:pPr>
        <w:pStyle w:val="ListParagraph"/>
        <w:numPr>
          <w:ilvl w:val="2"/>
          <w:numId w:val="29"/>
        </w:numPr>
      </w:pPr>
      <w:r>
        <w:t>Whether the attribute is mandatory or optional</w:t>
      </w:r>
    </w:p>
    <w:p w:rsidR="005E52FC" w:rsidRDefault="005E52FC" w:rsidP="00710954">
      <w:pPr>
        <w:pStyle w:val="ListParagraph"/>
        <w:numPr>
          <w:ilvl w:val="2"/>
          <w:numId w:val="29"/>
        </w:numPr>
      </w:pPr>
      <w:r>
        <w:t>Its datatype,</w:t>
      </w:r>
      <w:r w:rsidR="004375E4">
        <w:t xml:space="preserve"> length,</w:t>
      </w:r>
      <w:r>
        <w:t xml:space="preserve"> precision and scale</w:t>
      </w:r>
    </w:p>
    <w:p w:rsidR="005E52FC" w:rsidRDefault="005E52FC" w:rsidP="00710954">
      <w:pPr>
        <w:pStyle w:val="ListParagraph"/>
        <w:numPr>
          <w:ilvl w:val="2"/>
          <w:numId w:val="29"/>
        </w:numPr>
      </w:pPr>
      <w:r>
        <w:t>Any constraints that apply to the attribute</w:t>
      </w:r>
    </w:p>
    <w:p w:rsidR="0082605E" w:rsidRDefault="0082605E" w:rsidP="00710954">
      <w:pPr>
        <w:pStyle w:val="ListParagraph"/>
        <w:numPr>
          <w:ilvl w:val="2"/>
          <w:numId w:val="29"/>
        </w:numPr>
      </w:pPr>
      <w:r>
        <w:t>An indication of the functionality driven by the entity</w:t>
      </w:r>
    </w:p>
    <w:p w:rsidR="00B82FA6" w:rsidRDefault="00B82FA6" w:rsidP="00B82FA6">
      <w:pPr>
        <w:pStyle w:val="Heading3"/>
      </w:pPr>
      <w:r>
        <w:t>Required Documentation</w:t>
      </w:r>
    </w:p>
    <w:p w:rsidR="008846B0" w:rsidRDefault="008846B0" w:rsidP="008846B0">
      <w:pPr>
        <w:pStyle w:val="ListParagraph"/>
        <w:numPr>
          <w:ilvl w:val="0"/>
          <w:numId w:val="0"/>
        </w:numPr>
        <w:ind w:left="720"/>
      </w:pPr>
    </w:p>
    <w:p w:rsidR="00E5314D" w:rsidRDefault="00E5314D" w:rsidP="00710954">
      <w:pPr>
        <w:pStyle w:val="ListParagraph"/>
        <w:numPr>
          <w:ilvl w:val="0"/>
          <w:numId w:val="41"/>
        </w:numPr>
      </w:pPr>
      <w:r>
        <w:t>It is recognised that some vendors will not have documentation available to appropriate standards. In the event that it is not available, the effort of producing the documentation should be considered to be part of the total cost of ownership for the product. Production of missing documentation will take place based on risk and reward:</w:t>
      </w:r>
    </w:p>
    <w:p w:rsidR="003F6DA4" w:rsidRDefault="003F6DA4" w:rsidP="00E5314D"/>
    <w:tbl>
      <w:tblPr>
        <w:tblW w:w="7725" w:type="dxa"/>
        <w:tblInd w:w="55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25"/>
        <w:gridCol w:w="4620"/>
        <w:gridCol w:w="1580"/>
      </w:tblGrid>
      <w:tr w:rsidR="00E5314D" w:rsidRPr="00157615" w:rsidTr="008846B0">
        <w:trPr>
          <w:cantSplit/>
          <w:tblHeader/>
        </w:trPr>
        <w:tc>
          <w:tcPr>
            <w:tcW w:w="1525" w:type="dxa"/>
            <w:tcBorders>
              <w:top w:val="single" w:sz="6" w:space="0" w:color="auto"/>
              <w:left w:val="single" w:sz="6" w:space="0" w:color="auto"/>
              <w:bottom w:val="single" w:sz="6" w:space="0" w:color="auto"/>
              <w:right w:val="single" w:sz="6" w:space="0" w:color="auto"/>
            </w:tcBorders>
            <w:shd w:val="clear" w:color="auto" w:fill="00B0F0"/>
            <w:hideMark/>
          </w:tcPr>
          <w:p w:rsidR="00E5314D" w:rsidRPr="00157615" w:rsidRDefault="00E5314D" w:rsidP="008C0E19">
            <w:pPr>
              <w:rPr>
                <w:b/>
                <w:color w:val="FFFFFF" w:themeColor="background1"/>
              </w:rPr>
            </w:pPr>
            <w:r w:rsidRPr="00157615">
              <w:rPr>
                <w:b/>
                <w:color w:val="FFFFFF" w:themeColor="background1"/>
              </w:rPr>
              <w:t>Nature of Solution</w:t>
            </w:r>
          </w:p>
        </w:tc>
        <w:tc>
          <w:tcPr>
            <w:tcW w:w="4620" w:type="dxa"/>
            <w:tcBorders>
              <w:top w:val="single" w:sz="6" w:space="0" w:color="auto"/>
              <w:left w:val="nil"/>
              <w:bottom w:val="single" w:sz="6" w:space="0" w:color="auto"/>
              <w:right w:val="single" w:sz="4" w:space="0" w:color="auto"/>
            </w:tcBorders>
            <w:shd w:val="clear" w:color="auto" w:fill="00B0F0"/>
            <w:hideMark/>
          </w:tcPr>
          <w:p w:rsidR="00E5314D" w:rsidRPr="00157615" w:rsidRDefault="00E5314D" w:rsidP="008C0E19">
            <w:pPr>
              <w:rPr>
                <w:b/>
                <w:color w:val="FFFFFF" w:themeColor="background1"/>
              </w:rPr>
            </w:pPr>
            <w:r w:rsidRPr="00157615">
              <w:rPr>
                <w:b/>
                <w:color w:val="FFFFFF" w:themeColor="background1"/>
              </w:rPr>
              <w:t>Definition </w:t>
            </w:r>
          </w:p>
        </w:tc>
        <w:tc>
          <w:tcPr>
            <w:tcW w:w="1580" w:type="dxa"/>
            <w:tcBorders>
              <w:top w:val="single" w:sz="4" w:space="0" w:color="auto"/>
              <w:left w:val="single" w:sz="4" w:space="0" w:color="auto"/>
              <w:bottom w:val="single" w:sz="4" w:space="0" w:color="auto"/>
              <w:right w:val="single" w:sz="4" w:space="0" w:color="auto"/>
            </w:tcBorders>
            <w:shd w:val="clear" w:color="auto" w:fill="00B0F0"/>
          </w:tcPr>
          <w:p w:rsidR="00E5314D" w:rsidRPr="00157615" w:rsidRDefault="00157615" w:rsidP="00157615">
            <w:pPr>
              <w:jc w:val="center"/>
              <w:rPr>
                <w:b/>
                <w:color w:val="FFFFFF" w:themeColor="background1"/>
              </w:rPr>
            </w:pPr>
            <w:r>
              <w:rPr>
                <w:b/>
                <w:color w:val="FFFFFF" w:themeColor="background1"/>
              </w:rPr>
              <w:t>Documentation</w:t>
            </w:r>
          </w:p>
        </w:tc>
      </w:tr>
      <w:tr w:rsidR="00E5314D" w:rsidRPr="00B82FA6" w:rsidTr="008846B0">
        <w:trPr>
          <w:cantSplit/>
        </w:trPr>
        <w:tc>
          <w:tcPr>
            <w:tcW w:w="1525" w:type="dxa"/>
            <w:tcBorders>
              <w:top w:val="nil"/>
              <w:left w:val="single" w:sz="6" w:space="0" w:color="auto"/>
              <w:bottom w:val="single" w:sz="6" w:space="0" w:color="auto"/>
              <w:right w:val="single" w:sz="6" w:space="0" w:color="auto"/>
            </w:tcBorders>
            <w:shd w:val="clear" w:color="auto" w:fill="auto"/>
            <w:hideMark/>
          </w:tcPr>
          <w:p w:rsidR="00E5314D" w:rsidRPr="003F6DA4" w:rsidRDefault="003F6DA4" w:rsidP="008C0E19">
            <w:pPr>
              <w:rPr>
                <w:rFonts w:eastAsia="Times New Roman"/>
                <w:lang w:eastAsia="en-GB"/>
              </w:rPr>
            </w:pPr>
            <w:r>
              <w:rPr>
                <w:rFonts w:eastAsia="Times New Roman"/>
                <w:lang w:eastAsia="en-GB"/>
              </w:rPr>
              <w:t>Low impact</w:t>
            </w:r>
          </w:p>
        </w:tc>
        <w:tc>
          <w:tcPr>
            <w:tcW w:w="4620" w:type="dxa"/>
            <w:tcBorders>
              <w:top w:val="nil"/>
              <w:left w:val="nil"/>
              <w:bottom w:val="single" w:sz="6" w:space="0" w:color="auto"/>
              <w:right w:val="single" w:sz="4" w:space="0" w:color="auto"/>
            </w:tcBorders>
            <w:shd w:val="clear" w:color="auto" w:fill="auto"/>
            <w:hideMark/>
          </w:tcPr>
          <w:p w:rsidR="00E5314D" w:rsidRPr="003F6DA4" w:rsidRDefault="003F6DA4" w:rsidP="008C0E19">
            <w:pPr>
              <w:rPr>
                <w:rFonts w:eastAsia="Times New Roman"/>
                <w:lang w:eastAsia="en-GB"/>
              </w:rPr>
            </w:pPr>
            <w:r w:rsidRPr="003F6DA4">
              <w:rPr>
                <w:rFonts w:eastAsia="Times New Roman"/>
                <w:lang w:eastAsia="en-GB"/>
              </w:rPr>
              <w:t xml:space="preserve">Standalone </w:t>
            </w:r>
            <w:r>
              <w:rPr>
                <w:rFonts w:eastAsia="Times New Roman"/>
                <w:lang w:eastAsia="en-GB"/>
              </w:rPr>
              <w:t>solution used by a small and non-critical area of the business. No reporting requirements. Not supported by PFG.</w:t>
            </w:r>
          </w:p>
        </w:tc>
        <w:tc>
          <w:tcPr>
            <w:tcW w:w="1580" w:type="dxa"/>
            <w:tcBorders>
              <w:top w:val="single" w:sz="4" w:space="0" w:color="auto"/>
              <w:left w:val="single" w:sz="4" w:space="0" w:color="auto"/>
              <w:bottom w:val="single" w:sz="4" w:space="0" w:color="auto"/>
              <w:right w:val="single" w:sz="4" w:space="0" w:color="auto"/>
            </w:tcBorders>
          </w:tcPr>
          <w:p w:rsidR="00E5314D" w:rsidRPr="00B82FA6" w:rsidRDefault="003F6DA4" w:rsidP="003F6DA4">
            <w:pPr>
              <w:jc w:val="center"/>
              <w:rPr>
                <w:rFonts w:eastAsia="Times New Roman"/>
                <w:lang w:eastAsia="en-GB"/>
              </w:rPr>
            </w:pPr>
            <w:r>
              <w:rPr>
                <w:rFonts w:eastAsia="Times New Roman"/>
                <w:lang w:eastAsia="en-GB"/>
              </w:rPr>
              <w:t>Not essential</w:t>
            </w:r>
          </w:p>
        </w:tc>
      </w:tr>
      <w:tr w:rsidR="00E5314D" w:rsidRPr="00B82FA6" w:rsidTr="008846B0">
        <w:trPr>
          <w:cantSplit/>
        </w:trPr>
        <w:tc>
          <w:tcPr>
            <w:tcW w:w="1525" w:type="dxa"/>
            <w:tcBorders>
              <w:top w:val="nil"/>
              <w:left w:val="single" w:sz="6" w:space="0" w:color="auto"/>
              <w:bottom w:val="single" w:sz="6" w:space="0" w:color="auto"/>
              <w:right w:val="single" w:sz="6" w:space="0" w:color="auto"/>
            </w:tcBorders>
            <w:shd w:val="clear" w:color="auto" w:fill="auto"/>
            <w:hideMark/>
          </w:tcPr>
          <w:p w:rsidR="00E5314D" w:rsidRPr="003F6DA4" w:rsidRDefault="00E5314D" w:rsidP="008C0E19">
            <w:pPr>
              <w:rPr>
                <w:rFonts w:eastAsia="Times New Roman"/>
                <w:lang w:eastAsia="en-GB"/>
              </w:rPr>
            </w:pPr>
            <w:r>
              <w:rPr>
                <w:rFonts w:eastAsia="Times New Roman"/>
                <w:lang w:eastAsia="en-GB"/>
              </w:rPr>
              <w:t>Medium impact</w:t>
            </w:r>
            <w:r w:rsidRPr="00B82FA6">
              <w:rPr>
                <w:rFonts w:eastAsia="Times New Roman"/>
                <w:lang w:eastAsia="en-GB"/>
              </w:rPr>
              <w:t> </w:t>
            </w:r>
          </w:p>
        </w:tc>
        <w:tc>
          <w:tcPr>
            <w:tcW w:w="4620" w:type="dxa"/>
            <w:tcBorders>
              <w:top w:val="nil"/>
              <w:left w:val="nil"/>
              <w:bottom w:val="single" w:sz="6" w:space="0" w:color="auto"/>
              <w:right w:val="single" w:sz="4" w:space="0" w:color="auto"/>
            </w:tcBorders>
            <w:shd w:val="clear" w:color="auto" w:fill="auto"/>
          </w:tcPr>
          <w:p w:rsidR="00E5314D" w:rsidRPr="003F6DA4" w:rsidRDefault="003F6DA4" w:rsidP="008C0E19">
            <w:pPr>
              <w:rPr>
                <w:rFonts w:eastAsia="Times New Roman"/>
                <w:lang w:eastAsia="en-GB"/>
              </w:rPr>
            </w:pPr>
            <w:r>
              <w:rPr>
                <w:rFonts w:eastAsia="Times New Roman"/>
                <w:lang w:eastAsia="en-GB"/>
              </w:rPr>
              <w:t>Standalone solution used by a medium-critical area of the business, or integrated into a small ecosystem of non-critical systems. Possibly some reporting requirements. May be supported by PFG.</w:t>
            </w:r>
          </w:p>
        </w:tc>
        <w:tc>
          <w:tcPr>
            <w:tcW w:w="1580" w:type="dxa"/>
            <w:tcBorders>
              <w:top w:val="single" w:sz="4" w:space="0" w:color="auto"/>
              <w:left w:val="single" w:sz="4" w:space="0" w:color="auto"/>
              <w:bottom w:val="single" w:sz="4" w:space="0" w:color="auto"/>
              <w:right w:val="single" w:sz="4" w:space="0" w:color="auto"/>
            </w:tcBorders>
          </w:tcPr>
          <w:p w:rsidR="00E5314D" w:rsidRPr="00B82FA6" w:rsidRDefault="003F6DA4" w:rsidP="003F6DA4">
            <w:pPr>
              <w:jc w:val="center"/>
              <w:rPr>
                <w:rFonts w:eastAsia="Times New Roman"/>
                <w:lang w:eastAsia="en-GB"/>
              </w:rPr>
            </w:pPr>
            <w:r>
              <w:rPr>
                <w:rFonts w:eastAsia="Times New Roman"/>
                <w:lang w:eastAsia="en-GB"/>
              </w:rPr>
              <w:t>As required to implement and support</w:t>
            </w:r>
          </w:p>
        </w:tc>
      </w:tr>
      <w:tr w:rsidR="00E5314D" w:rsidRPr="00B82FA6" w:rsidTr="008846B0">
        <w:trPr>
          <w:cantSplit/>
        </w:trPr>
        <w:tc>
          <w:tcPr>
            <w:tcW w:w="1525" w:type="dxa"/>
            <w:tcBorders>
              <w:top w:val="nil"/>
              <w:left w:val="single" w:sz="6" w:space="0" w:color="auto"/>
              <w:bottom w:val="single" w:sz="6" w:space="0" w:color="auto"/>
              <w:right w:val="single" w:sz="6" w:space="0" w:color="auto"/>
            </w:tcBorders>
            <w:shd w:val="clear" w:color="auto" w:fill="auto"/>
            <w:hideMark/>
          </w:tcPr>
          <w:p w:rsidR="00E5314D" w:rsidRPr="003F6DA4" w:rsidRDefault="00E5314D" w:rsidP="003F6DA4">
            <w:pPr>
              <w:rPr>
                <w:rFonts w:eastAsia="Times New Roman"/>
                <w:lang w:eastAsia="en-GB"/>
              </w:rPr>
            </w:pPr>
            <w:r>
              <w:rPr>
                <w:rFonts w:eastAsia="Times New Roman"/>
                <w:lang w:eastAsia="en-GB"/>
              </w:rPr>
              <w:t xml:space="preserve">High </w:t>
            </w:r>
            <w:r w:rsidR="003F6DA4">
              <w:rPr>
                <w:rFonts w:eastAsia="Times New Roman"/>
                <w:lang w:eastAsia="en-GB"/>
              </w:rPr>
              <w:t>i</w:t>
            </w:r>
            <w:r>
              <w:rPr>
                <w:rFonts w:eastAsia="Times New Roman"/>
                <w:lang w:eastAsia="en-GB"/>
              </w:rPr>
              <w:t>mpact</w:t>
            </w:r>
            <w:r w:rsidRPr="00B82FA6">
              <w:rPr>
                <w:rFonts w:eastAsia="Times New Roman"/>
                <w:lang w:eastAsia="en-GB"/>
              </w:rPr>
              <w:t> </w:t>
            </w:r>
          </w:p>
        </w:tc>
        <w:tc>
          <w:tcPr>
            <w:tcW w:w="4620" w:type="dxa"/>
            <w:tcBorders>
              <w:top w:val="nil"/>
              <w:left w:val="nil"/>
              <w:bottom w:val="single" w:sz="6" w:space="0" w:color="auto"/>
              <w:right w:val="single" w:sz="4" w:space="0" w:color="auto"/>
            </w:tcBorders>
            <w:shd w:val="clear" w:color="auto" w:fill="auto"/>
          </w:tcPr>
          <w:p w:rsidR="00E5314D" w:rsidRPr="003F6DA4" w:rsidRDefault="003F6DA4" w:rsidP="008C0E19">
            <w:pPr>
              <w:rPr>
                <w:rFonts w:eastAsia="Times New Roman"/>
                <w:lang w:eastAsia="en-GB"/>
              </w:rPr>
            </w:pPr>
            <w:r>
              <w:rPr>
                <w:rFonts w:eastAsia="Times New Roman"/>
                <w:lang w:eastAsia="en-GB"/>
              </w:rPr>
              <w:t>Solution impacting a critical business component. Possibly some reporting requirements. May be supported by PFG.</w:t>
            </w:r>
          </w:p>
        </w:tc>
        <w:tc>
          <w:tcPr>
            <w:tcW w:w="1580" w:type="dxa"/>
            <w:tcBorders>
              <w:top w:val="single" w:sz="4" w:space="0" w:color="auto"/>
              <w:left w:val="single" w:sz="4" w:space="0" w:color="auto"/>
              <w:bottom w:val="single" w:sz="4" w:space="0" w:color="auto"/>
              <w:right w:val="single" w:sz="4" w:space="0" w:color="auto"/>
            </w:tcBorders>
          </w:tcPr>
          <w:p w:rsidR="00E5314D" w:rsidRPr="00B82FA6" w:rsidRDefault="003F6DA4" w:rsidP="003F6DA4">
            <w:pPr>
              <w:jc w:val="center"/>
              <w:rPr>
                <w:rFonts w:eastAsia="Times New Roman"/>
                <w:lang w:eastAsia="en-GB"/>
              </w:rPr>
            </w:pPr>
            <w:r>
              <w:rPr>
                <w:rFonts w:eastAsia="Times New Roman"/>
                <w:lang w:eastAsia="en-GB"/>
              </w:rPr>
              <w:t>Mandatory</w:t>
            </w:r>
          </w:p>
        </w:tc>
      </w:tr>
    </w:tbl>
    <w:p w:rsidR="00E5314D" w:rsidRDefault="00E5314D" w:rsidP="00E5314D"/>
    <w:p w:rsidR="00E5314D" w:rsidRPr="00E5314D" w:rsidRDefault="00E5314D" w:rsidP="00E5314D"/>
    <w:p w:rsidR="00B82FA6" w:rsidRDefault="00B82FA6" w:rsidP="00710954">
      <w:pPr>
        <w:pStyle w:val="ListParagraph"/>
        <w:numPr>
          <w:ilvl w:val="0"/>
          <w:numId w:val="41"/>
        </w:numPr>
      </w:pPr>
      <w:r>
        <w:t xml:space="preserve">Documentation </w:t>
      </w:r>
      <w:r w:rsidR="003F6DA4">
        <w:t xml:space="preserve">required from </w:t>
      </w:r>
      <w:r>
        <w:t>a vendor will be appropriate to the type of product</w:t>
      </w:r>
      <w:r w:rsidR="003F6DA4">
        <w:t xml:space="preserve"> provided</w:t>
      </w:r>
      <w:r>
        <w:t>:</w:t>
      </w:r>
    </w:p>
    <w:p w:rsidR="00B82FA6" w:rsidRDefault="00B82FA6" w:rsidP="00B82FA6"/>
    <w:tbl>
      <w:tblPr>
        <w:tblW w:w="7725" w:type="dxa"/>
        <w:tblInd w:w="55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76"/>
        <w:gridCol w:w="3544"/>
        <w:gridCol w:w="992"/>
        <w:gridCol w:w="992"/>
        <w:gridCol w:w="921"/>
      </w:tblGrid>
      <w:tr w:rsidR="00B82FA6" w:rsidRPr="00157615" w:rsidTr="008846B0">
        <w:trPr>
          <w:cantSplit/>
          <w:tblHeader/>
        </w:trPr>
        <w:tc>
          <w:tcPr>
            <w:tcW w:w="1276" w:type="dxa"/>
            <w:tcBorders>
              <w:top w:val="single" w:sz="6" w:space="0" w:color="auto"/>
              <w:left w:val="single" w:sz="6" w:space="0" w:color="auto"/>
              <w:bottom w:val="single" w:sz="6" w:space="0" w:color="auto"/>
              <w:right w:val="single" w:sz="6" w:space="0" w:color="auto"/>
            </w:tcBorders>
            <w:shd w:val="clear" w:color="auto" w:fill="00B0F0"/>
            <w:hideMark/>
          </w:tcPr>
          <w:p w:rsidR="00B82FA6" w:rsidRPr="008846B0" w:rsidRDefault="00B82FA6" w:rsidP="00B82FA6">
            <w:pPr>
              <w:rPr>
                <w:b/>
                <w:color w:val="FFFFFF" w:themeColor="background1"/>
                <w:sz w:val="16"/>
                <w:szCs w:val="16"/>
              </w:rPr>
            </w:pPr>
            <w:r w:rsidRPr="008846B0">
              <w:rPr>
                <w:b/>
                <w:color w:val="FFFFFF" w:themeColor="background1"/>
                <w:sz w:val="16"/>
                <w:szCs w:val="16"/>
              </w:rPr>
              <w:t>Type of Product</w:t>
            </w:r>
          </w:p>
        </w:tc>
        <w:tc>
          <w:tcPr>
            <w:tcW w:w="3544" w:type="dxa"/>
            <w:tcBorders>
              <w:top w:val="single" w:sz="6" w:space="0" w:color="auto"/>
              <w:left w:val="nil"/>
              <w:bottom w:val="single" w:sz="6" w:space="0" w:color="auto"/>
              <w:right w:val="single" w:sz="4" w:space="0" w:color="auto"/>
            </w:tcBorders>
            <w:shd w:val="clear" w:color="auto" w:fill="00B0F0"/>
            <w:hideMark/>
          </w:tcPr>
          <w:p w:rsidR="00B82FA6" w:rsidRPr="008846B0" w:rsidRDefault="00B82FA6" w:rsidP="00B82FA6">
            <w:pPr>
              <w:rPr>
                <w:b/>
                <w:color w:val="FFFFFF" w:themeColor="background1"/>
                <w:sz w:val="16"/>
                <w:szCs w:val="16"/>
              </w:rPr>
            </w:pPr>
            <w:r w:rsidRPr="008846B0">
              <w:rPr>
                <w:b/>
                <w:color w:val="FFFFFF" w:themeColor="background1"/>
                <w:sz w:val="16"/>
                <w:szCs w:val="16"/>
              </w:rPr>
              <w:t>Definition </w:t>
            </w:r>
          </w:p>
        </w:tc>
        <w:tc>
          <w:tcPr>
            <w:tcW w:w="992" w:type="dxa"/>
            <w:tcBorders>
              <w:top w:val="single" w:sz="4" w:space="0" w:color="auto"/>
              <w:left w:val="single" w:sz="4" w:space="0" w:color="auto"/>
              <w:bottom w:val="single" w:sz="4" w:space="0" w:color="auto"/>
              <w:right w:val="single" w:sz="4" w:space="0" w:color="auto"/>
            </w:tcBorders>
            <w:shd w:val="clear" w:color="auto" w:fill="00B0F0"/>
          </w:tcPr>
          <w:p w:rsidR="00B82FA6" w:rsidRPr="008846B0" w:rsidRDefault="00B82FA6" w:rsidP="00157615">
            <w:pPr>
              <w:jc w:val="center"/>
              <w:rPr>
                <w:b/>
                <w:color w:val="FFFFFF" w:themeColor="background1"/>
                <w:sz w:val="16"/>
                <w:szCs w:val="16"/>
              </w:rPr>
            </w:pPr>
            <w:r w:rsidRPr="008846B0">
              <w:rPr>
                <w:b/>
                <w:color w:val="FFFFFF" w:themeColor="background1"/>
                <w:sz w:val="16"/>
                <w:szCs w:val="16"/>
              </w:rPr>
              <w:t>Models &amp; Metadata</w:t>
            </w:r>
          </w:p>
        </w:tc>
        <w:tc>
          <w:tcPr>
            <w:tcW w:w="992" w:type="dxa"/>
            <w:tcBorders>
              <w:top w:val="single" w:sz="4" w:space="0" w:color="auto"/>
              <w:left w:val="single" w:sz="4" w:space="0" w:color="auto"/>
              <w:bottom w:val="single" w:sz="4" w:space="0" w:color="auto"/>
              <w:right w:val="single" w:sz="4" w:space="0" w:color="auto"/>
            </w:tcBorders>
            <w:shd w:val="clear" w:color="auto" w:fill="00B0F0"/>
          </w:tcPr>
          <w:p w:rsidR="00E5314D" w:rsidRPr="008846B0" w:rsidRDefault="00B82FA6" w:rsidP="00157615">
            <w:pPr>
              <w:jc w:val="center"/>
              <w:rPr>
                <w:b/>
                <w:color w:val="FFFFFF" w:themeColor="background1"/>
                <w:sz w:val="16"/>
                <w:szCs w:val="16"/>
              </w:rPr>
            </w:pPr>
            <w:r w:rsidRPr="008846B0">
              <w:rPr>
                <w:b/>
                <w:color w:val="FFFFFF" w:themeColor="background1"/>
                <w:sz w:val="16"/>
                <w:szCs w:val="16"/>
              </w:rPr>
              <w:t>User</w:t>
            </w:r>
          </w:p>
          <w:p w:rsidR="00B82FA6" w:rsidRPr="008846B0" w:rsidRDefault="00B82FA6" w:rsidP="00157615">
            <w:pPr>
              <w:jc w:val="center"/>
              <w:rPr>
                <w:b/>
                <w:color w:val="FFFFFF" w:themeColor="background1"/>
                <w:sz w:val="16"/>
                <w:szCs w:val="16"/>
              </w:rPr>
            </w:pPr>
            <w:r w:rsidRPr="008846B0">
              <w:rPr>
                <w:b/>
                <w:color w:val="FFFFFF" w:themeColor="background1"/>
                <w:sz w:val="16"/>
                <w:szCs w:val="16"/>
              </w:rPr>
              <w:t>Manuals</w:t>
            </w:r>
          </w:p>
        </w:tc>
        <w:tc>
          <w:tcPr>
            <w:tcW w:w="921" w:type="dxa"/>
            <w:tcBorders>
              <w:top w:val="single" w:sz="4" w:space="0" w:color="auto"/>
              <w:left w:val="single" w:sz="4" w:space="0" w:color="auto"/>
              <w:bottom w:val="single" w:sz="4" w:space="0" w:color="auto"/>
              <w:right w:val="single" w:sz="4" w:space="0" w:color="auto"/>
            </w:tcBorders>
            <w:shd w:val="clear" w:color="auto" w:fill="00B0F0"/>
            <w:hideMark/>
          </w:tcPr>
          <w:p w:rsidR="00E5314D" w:rsidRPr="008846B0" w:rsidRDefault="00B82FA6" w:rsidP="00157615">
            <w:pPr>
              <w:jc w:val="center"/>
              <w:rPr>
                <w:b/>
                <w:color w:val="FFFFFF" w:themeColor="background1"/>
                <w:sz w:val="16"/>
                <w:szCs w:val="16"/>
              </w:rPr>
            </w:pPr>
            <w:r w:rsidRPr="008846B0">
              <w:rPr>
                <w:b/>
                <w:color w:val="FFFFFF" w:themeColor="background1"/>
                <w:sz w:val="16"/>
                <w:szCs w:val="16"/>
              </w:rPr>
              <w:t>API</w:t>
            </w:r>
          </w:p>
          <w:p w:rsidR="00B82FA6" w:rsidRPr="008846B0" w:rsidRDefault="00B82FA6" w:rsidP="00157615">
            <w:pPr>
              <w:jc w:val="center"/>
              <w:rPr>
                <w:b/>
                <w:color w:val="FFFFFF" w:themeColor="background1"/>
                <w:sz w:val="16"/>
                <w:szCs w:val="16"/>
              </w:rPr>
            </w:pPr>
            <w:r w:rsidRPr="008846B0">
              <w:rPr>
                <w:b/>
                <w:color w:val="FFFFFF" w:themeColor="background1"/>
                <w:sz w:val="16"/>
                <w:szCs w:val="16"/>
              </w:rPr>
              <w:t>Manuals</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 xml:space="preserve">Outsourced Business Service </w:t>
            </w:r>
            <w:r w:rsidR="00E5314D">
              <w:rPr>
                <w:rFonts w:eastAsia="Times New Roman"/>
                <w:lang w:eastAsia="en-GB"/>
              </w:rPr>
              <w:t>(</w:t>
            </w:r>
            <w:r w:rsidRPr="00B82FA6">
              <w:rPr>
                <w:rFonts w:eastAsia="Times New Roman"/>
                <w:lang w:eastAsia="en-GB"/>
              </w:rPr>
              <w:t>with Sy</w:t>
            </w:r>
            <w:r w:rsidR="00E5314D">
              <w:rPr>
                <w:rFonts w:eastAsia="Times New Roman"/>
                <w:lang w:eastAsia="en-GB"/>
              </w:rPr>
              <w:t>stems Access and/or integration)</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A standalone "Black Box" Business service that performs a function on behalf of the company, with the partner having access to some of CCD’s existing systems (eg:- e-mail) or some information touch points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Security at Head Office </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B82FA6" w:rsidP="00E5314D">
            <w:pPr>
              <w:jc w:val="center"/>
              <w:rPr>
                <w:rFonts w:eastAsia="Times New Roman"/>
                <w:lang w:eastAsia="en-GB"/>
              </w:rPr>
            </w:pPr>
            <w:r w:rsidRPr="00B82FA6">
              <w:rPr>
                <w:rFonts w:eastAsia="Times New Roman"/>
                <w:lang w:eastAsia="en-GB"/>
              </w:rPr>
              <w:t>N/A</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B82FA6" w:rsidP="00E5314D">
            <w:pPr>
              <w:jc w:val="center"/>
              <w:rPr>
                <w:rFonts w:eastAsia="Times New Roman"/>
                <w:lang w:eastAsia="en-GB"/>
              </w:rPr>
            </w:pPr>
            <w:r w:rsidRPr="00B82FA6">
              <w:rPr>
                <w:rFonts w:eastAsia="Times New Roman"/>
                <w:lang w:eastAsia="en-GB"/>
              </w:rPr>
              <w:t>N/A</w:t>
            </w:r>
          </w:p>
        </w:tc>
        <w:tc>
          <w:tcPr>
            <w:tcW w:w="921" w:type="dxa"/>
            <w:tcBorders>
              <w:top w:val="single" w:sz="4" w:space="0" w:color="auto"/>
              <w:left w:val="single" w:sz="4" w:space="0" w:color="auto"/>
              <w:bottom w:val="single" w:sz="4" w:space="0" w:color="auto"/>
              <w:right w:val="single" w:sz="4" w:space="0" w:color="auto"/>
            </w:tcBorders>
            <w:shd w:val="clear" w:color="auto" w:fill="auto"/>
            <w:hideMark/>
          </w:tcPr>
          <w:p w:rsidR="00B82FA6" w:rsidRPr="00B82FA6" w:rsidRDefault="00B82FA6" w:rsidP="00E5314D">
            <w:pPr>
              <w:jc w:val="center"/>
              <w:rPr>
                <w:rFonts w:eastAsia="Times New Roman"/>
                <w:lang w:eastAsia="en-GB"/>
              </w:rPr>
            </w:pPr>
            <w:r w:rsidRPr="00B82FA6">
              <w:rPr>
                <w:rFonts w:eastAsia="Times New Roman"/>
                <w:lang w:eastAsia="en-GB"/>
              </w:rPr>
              <w:t>N/A</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Tool or Infrastructure </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A piece of software, technology or a service that either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(a) performs generic infrastructure or software services, 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(b) an IT technology that enables systems development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-Visible to specialist company users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SQL Server </w:t>
            </w:r>
          </w:p>
        </w:tc>
        <w:tc>
          <w:tcPr>
            <w:tcW w:w="992" w:type="dxa"/>
            <w:tcBorders>
              <w:top w:val="single" w:sz="4" w:space="0" w:color="auto"/>
              <w:left w:val="single" w:sz="4" w:space="0" w:color="auto"/>
              <w:bottom w:val="single" w:sz="4" w:space="0" w:color="auto"/>
              <w:right w:val="single" w:sz="4" w:space="0" w:color="auto"/>
            </w:tcBorders>
          </w:tcPr>
          <w:p w:rsidR="00E5314D" w:rsidRDefault="00E5314D" w:rsidP="00E5314D">
            <w:pPr>
              <w:jc w:val="center"/>
              <w:rPr>
                <w:rFonts w:eastAsia="Times New Roman"/>
                <w:lang w:eastAsia="en-GB"/>
              </w:rPr>
            </w:pPr>
            <w:r>
              <w:rPr>
                <w:rFonts w:eastAsia="Times New Roman"/>
                <w:lang w:eastAsia="en-GB"/>
              </w:rPr>
              <w:t>Required</w:t>
            </w:r>
          </w:p>
          <w:p w:rsidR="00E5314D" w:rsidRDefault="00E5314D" w:rsidP="00E5314D">
            <w:pPr>
              <w:jc w:val="center"/>
              <w:rPr>
                <w:rFonts w:eastAsia="Times New Roman"/>
                <w:lang w:eastAsia="en-GB"/>
              </w:rPr>
            </w:pPr>
          </w:p>
          <w:p w:rsidR="00B82FA6" w:rsidRPr="00B82FA6" w:rsidRDefault="00E5314D" w:rsidP="00E5314D">
            <w:pPr>
              <w:jc w:val="center"/>
              <w:rPr>
                <w:rFonts w:eastAsia="Times New Roman"/>
                <w:lang w:eastAsia="en-GB"/>
              </w:rPr>
            </w:pPr>
            <w:r>
              <w:rPr>
                <w:rFonts w:eastAsia="Times New Roman"/>
                <w:lang w:eastAsia="en-GB"/>
              </w:rPr>
              <w:t>(for config/ metadata)</w:t>
            </w:r>
          </w:p>
        </w:tc>
        <w:tc>
          <w:tcPr>
            <w:tcW w:w="992" w:type="dxa"/>
            <w:tcBorders>
              <w:top w:val="single" w:sz="4" w:space="0" w:color="auto"/>
              <w:left w:val="single" w:sz="4" w:space="0" w:color="auto"/>
              <w:bottom w:val="single" w:sz="4" w:space="0" w:color="auto"/>
              <w:right w:val="single" w:sz="4" w:space="0" w:color="auto"/>
            </w:tcBorders>
          </w:tcPr>
          <w:p w:rsidR="00B82FA6" w:rsidRDefault="00E5314D" w:rsidP="00E5314D">
            <w:pPr>
              <w:jc w:val="center"/>
              <w:rPr>
                <w:rFonts w:eastAsia="Times New Roman"/>
                <w:lang w:eastAsia="en-GB"/>
              </w:rPr>
            </w:pPr>
            <w:r>
              <w:rPr>
                <w:rFonts w:eastAsia="Times New Roman"/>
                <w:lang w:eastAsia="en-GB"/>
              </w:rPr>
              <w:t>Required</w:t>
            </w:r>
          </w:p>
          <w:p w:rsidR="00E5314D" w:rsidRDefault="00E5314D" w:rsidP="00E5314D">
            <w:pPr>
              <w:jc w:val="center"/>
              <w:rPr>
                <w:rFonts w:eastAsia="Times New Roman"/>
                <w:lang w:eastAsia="en-GB"/>
              </w:rPr>
            </w:pPr>
          </w:p>
          <w:p w:rsidR="00E5314D" w:rsidRPr="00B82FA6" w:rsidRDefault="00E5314D" w:rsidP="00E5314D">
            <w:pPr>
              <w:jc w:val="center"/>
              <w:rPr>
                <w:rFonts w:eastAsia="Times New Roman"/>
                <w:lang w:eastAsia="en-GB"/>
              </w:rPr>
            </w:pPr>
            <w:r>
              <w:rPr>
                <w:rFonts w:eastAsia="Times New Roman"/>
                <w:lang w:eastAsia="en-GB"/>
              </w:rPr>
              <w:t>(Technical)</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B82FA6" w:rsidRPr="00B82FA6" w:rsidRDefault="00E5314D" w:rsidP="00E5314D">
            <w:pPr>
              <w:jc w:val="center"/>
              <w:rPr>
                <w:rFonts w:eastAsia="Times New Roman"/>
                <w:lang w:eastAsia="en-GB"/>
              </w:rPr>
            </w:pPr>
            <w:r>
              <w:rPr>
                <w:rFonts w:eastAsia="Times New Roman"/>
                <w:lang w:eastAsia="en-GB"/>
              </w:rPr>
              <w:t>Required</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Data Service </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A "Black Box" Business service that is: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Not visible to company users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controlled by its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hosted by the same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supported by the same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Has integration and/or data migration touch-points with the company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QAS Address Validation </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N/A</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N/A</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B82FA6" w:rsidRPr="00B82FA6" w:rsidRDefault="00E5314D" w:rsidP="00E5314D">
            <w:pPr>
              <w:jc w:val="center"/>
              <w:rPr>
                <w:rFonts w:eastAsia="Times New Roman"/>
                <w:lang w:eastAsia="en-GB"/>
              </w:rPr>
            </w:pPr>
            <w:r>
              <w:rPr>
                <w:rFonts w:eastAsia="Times New Roman"/>
                <w:lang w:eastAsia="en-GB"/>
              </w:rPr>
              <w:t>Required</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Software As A Service (SAAS) </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"A ""Black Box"" IT solution that is: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Visible to company users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controlled by its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hosted by the same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supported by the same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RemedyForce </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N/A</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B82FA6" w:rsidRPr="00B82FA6" w:rsidRDefault="00E5314D" w:rsidP="00E5314D">
            <w:pPr>
              <w:jc w:val="center"/>
              <w:rPr>
                <w:rFonts w:eastAsia="Times New Roman"/>
                <w:lang w:eastAsia="en-GB"/>
              </w:rPr>
            </w:pPr>
            <w:r>
              <w:rPr>
                <w:rFonts w:eastAsia="Times New Roman"/>
                <w:lang w:eastAsia="en-GB"/>
              </w:rPr>
              <w:t>Required</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Packaged Solution with internal or external support </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E5314D" w:rsidP="00B82FA6">
            <w:pPr>
              <w:rPr>
                <w:rFonts w:ascii="Segoe UI" w:eastAsia="Times New Roman" w:hAnsi="Segoe UI" w:cs="Segoe UI"/>
                <w:lang w:eastAsia="en-GB"/>
              </w:rPr>
            </w:pPr>
            <w:r>
              <w:rPr>
                <w:rFonts w:eastAsia="Times New Roman"/>
                <w:lang w:eastAsia="en-GB"/>
              </w:rPr>
              <w:t xml:space="preserve">A </w:t>
            </w:r>
            <w:r w:rsidR="00B82FA6" w:rsidRPr="00B82FA6">
              <w:rPr>
                <w:rFonts w:eastAsia="Times New Roman"/>
                <w:lang w:eastAsia="en-GB"/>
              </w:rPr>
              <w:t>COTS</w:t>
            </w:r>
            <w:r>
              <w:rPr>
                <w:rFonts w:eastAsia="Times New Roman"/>
                <w:lang w:eastAsia="en-GB"/>
              </w:rPr>
              <w:t xml:space="preserve"> </w:t>
            </w:r>
            <w:r w:rsidR="00B82FA6" w:rsidRPr="00B82FA6">
              <w:rPr>
                <w:rFonts w:eastAsia="Times New Roman"/>
                <w:lang w:eastAsia="en-GB"/>
              </w:rPr>
              <w:t>IT solution that is not hosted by its provider, it is: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Visible to company users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controlled by its vendor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 Wholly supported by the vendor, a partner or PFCCD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CODA Financials </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B82FA6" w:rsidRPr="00B82FA6" w:rsidRDefault="00E5314D" w:rsidP="00E5314D">
            <w:pPr>
              <w:jc w:val="center"/>
              <w:rPr>
                <w:rFonts w:eastAsia="Times New Roman"/>
                <w:lang w:eastAsia="en-GB"/>
              </w:rPr>
            </w:pPr>
            <w:r>
              <w:rPr>
                <w:rFonts w:eastAsia="Times New Roman"/>
                <w:lang w:eastAsia="en-GB"/>
              </w:rPr>
              <w:t>Required</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Development Accelerator </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A</w:t>
            </w:r>
            <w:r w:rsidR="00E5314D">
              <w:rPr>
                <w:rFonts w:eastAsia="Times New Roman"/>
                <w:lang w:eastAsia="en-GB"/>
              </w:rPr>
              <w:t xml:space="preserve"> </w:t>
            </w:r>
            <w:r w:rsidRPr="00B82FA6">
              <w:rPr>
                <w:rFonts w:eastAsia="Times New Roman"/>
                <w:lang w:eastAsia="en-GB"/>
              </w:rPr>
              <w:t>MOTS</w:t>
            </w:r>
            <w:r w:rsidR="00E5314D">
              <w:rPr>
                <w:rFonts w:eastAsia="Times New Roman"/>
                <w:lang w:eastAsia="en-GB"/>
              </w:rPr>
              <w:t xml:space="preserve"> </w:t>
            </w:r>
            <w:r w:rsidRPr="00B82FA6">
              <w:rPr>
                <w:rFonts w:eastAsia="Times New Roman"/>
                <w:lang w:eastAsia="en-GB"/>
              </w:rPr>
              <w:t>IT solution that is intended to be modified for use.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Microsoft Dynamics </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B82FA6" w:rsidRPr="00B82FA6" w:rsidRDefault="00E5314D" w:rsidP="00E5314D">
            <w:pPr>
              <w:jc w:val="center"/>
              <w:rPr>
                <w:rFonts w:eastAsia="Times New Roman"/>
                <w:lang w:eastAsia="en-GB"/>
              </w:rPr>
            </w:pPr>
            <w:r>
              <w:rPr>
                <w:rFonts w:eastAsia="Times New Roman"/>
                <w:lang w:eastAsia="en-GB"/>
              </w:rPr>
              <w:t>Required</w:t>
            </w:r>
          </w:p>
        </w:tc>
      </w:tr>
      <w:tr w:rsidR="00B82FA6" w:rsidRPr="00B82FA6" w:rsidTr="008846B0">
        <w:trPr>
          <w:cantSplit/>
        </w:trPr>
        <w:tc>
          <w:tcPr>
            <w:tcW w:w="1276" w:type="dxa"/>
            <w:tcBorders>
              <w:top w:val="nil"/>
              <w:left w:val="single" w:sz="6" w:space="0" w:color="auto"/>
              <w:bottom w:val="single" w:sz="6" w:space="0" w:color="auto"/>
              <w:right w:val="single" w:sz="6"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Bespoke Solution(or Mod or Extension of Usage) </w:t>
            </w:r>
          </w:p>
        </w:tc>
        <w:tc>
          <w:tcPr>
            <w:tcW w:w="3544" w:type="dxa"/>
            <w:tcBorders>
              <w:top w:val="nil"/>
              <w:left w:val="nil"/>
              <w:bottom w:val="single" w:sz="6" w:space="0" w:color="auto"/>
              <w:right w:val="single" w:sz="4" w:space="0" w:color="auto"/>
            </w:tcBorders>
            <w:shd w:val="clear" w:color="auto" w:fill="auto"/>
            <w:hideMark/>
          </w:tcPr>
          <w:p w:rsidR="00B82FA6" w:rsidRPr="00B82FA6" w:rsidRDefault="00B82FA6" w:rsidP="00B82FA6">
            <w:pPr>
              <w:rPr>
                <w:rFonts w:ascii="Segoe UI" w:eastAsia="Times New Roman" w:hAnsi="Segoe UI" w:cs="Segoe UI"/>
                <w:lang w:eastAsia="en-GB"/>
              </w:rPr>
            </w:pPr>
            <w:r w:rsidRPr="00B82FA6">
              <w:rPr>
                <w:rFonts w:eastAsia="Times New Roman"/>
                <w:lang w:eastAsia="en-GB"/>
              </w:rPr>
              <w:t>An IT solution or change to an existing IT solution that is not commercially available and is created by or on behalf of The company. </w:t>
            </w:r>
          </w:p>
          <w:p w:rsidR="00B82FA6" w:rsidRPr="00B82FA6" w:rsidRDefault="00B82FA6" w:rsidP="00B82FA6">
            <w:pPr>
              <w:rPr>
                <w:rFonts w:ascii="Segoe UI" w:eastAsia="Times New Roman" w:hAnsi="Segoe UI" w:cs="Segoe UI"/>
                <w:lang w:eastAsia="en-GB"/>
              </w:rPr>
            </w:pPr>
            <w:r w:rsidRPr="00B82FA6">
              <w:rPr>
                <w:rFonts w:eastAsia="Times New Roman"/>
                <w:lang w:eastAsia="en-GB"/>
              </w:rPr>
              <w:t>Eg:- Focus </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92" w:type="dxa"/>
            <w:tcBorders>
              <w:top w:val="single" w:sz="4" w:space="0" w:color="auto"/>
              <w:left w:val="single" w:sz="4" w:space="0" w:color="auto"/>
              <w:bottom w:val="single" w:sz="4" w:space="0" w:color="auto"/>
              <w:right w:val="single" w:sz="4" w:space="0" w:color="auto"/>
            </w:tcBorders>
          </w:tcPr>
          <w:p w:rsidR="00B82FA6" w:rsidRPr="00B82FA6" w:rsidRDefault="00E5314D" w:rsidP="00E5314D">
            <w:pPr>
              <w:jc w:val="center"/>
              <w:rPr>
                <w:rFonts w:eastAsia="Times New Roman"/>
                <w:lang w:eastAsia="en-GB"/>
              </w:rPr>
            </w:pPr>
            <w:r>
              <w:rPr>
                <w:rFonts w:eastAsia="Times New Roman"/>
                <w:lang w:eastAsia="en-GB"/>
              </w:rPr>
              <w:t>Required</w:t>
            </w:r>
          </w:p>
        </w:tc>
        <w:tc>
          <w:tcPr>
            <w:tcW w:w="921" w:type="dxa"/>
            <w:tcBorders>
              <w:top w:val="single" w:sz="4" w:space="0" w:color="auto"/>
              <w:left w:val="single" w:sz="4" w:space="0" w:color="auto"/>
              <w:bottom w:val="single" w:sz="4" w:space="0" w:color="auto"/>
              <w:right w:val="single" w:sz="4" w:space="0" w:color="auto"/>
            </w:tcBorders>
            <w:shd w:val="clear" w:color="auto" w:fill="auto"/>
          </w:tcPr>
          <w:p w:rsidR="00B82FA6" w:rsidRPr="00B82FA6" w:rsidRDefault="00E5314D" w:rsidP="00E5314D">
            <w:pPr>
              <w:jc w:val="center"/>
              <w:rPr>
                <w:rFonts w:eastAsia="Times New Roman"/>
                <w:lang w:eastAsia="en-GB"/>
              </w:rPr>
            </w:pPr>
            <w:r>
              <w:rPr>
                <w:rFonts w:eastAsia="Times New Roman"/>
                <w:lang w:eastAsia="en-GB"/>
              </w:rPr>
              <w:t>Required</w:t>
            </w:r>
          </w:p>
        </w:tc>
      </w:tr>
    </w:tbl>
    <w:p w:rsidR="00B82FA6" w:rsidRPr="006D1F3A" w:rsidRDefault="00B82FA6" w:rsidP="00B82FA6"/>
    <w:p w:rsidR="00553275" w:rsidRDefault="00553275">
      <w:pPr>
        <w:rPr>
          <w:rFonts w:eastAsiaTheme="majorEastAsia" w:cstheme="majorBidi"/>
          <w:color w:val="595959" w:themeColor="text1" w:themeTint="A6"/>
          <w:sz w:val="36"/>
          <w:szCs w:val="26"/>
        </w:rPr>
      </w:pPr>
    </w:p>
    <w:p w:rsidR="00B82FA6" w:rsidRDefault="00B82FA6">
      <w:pPr>
        <w:rPr>
          <w:rFonts w:eastAsiaTheme="majorEastAsia" w:cstheme="majorBidi"/>
          <w:color w:val="595959" w:themeColor="text1" w:themeTint="A6"/>
          <w:sz w:val="36"/>
          <w:szCs w:val="26"/>
        </w:rPr>
      </w:pPr>
      <w:r>
        <w:br w:type="page"/>
      </w:r>
    </w:p>
    <w:p w:rsidR="007D3718" w:rsidRDefault="007D3718" w:rsidP="007D3718">
      <w:pPr>
        <w:pStyle w:val="Heading2"/>
      </w:pPr>
      <w:bookmarkStart w:id="112" w:name="_Toc444694137"/>
      <w:r>
        <w:t>Dimensional Modelling Standards</w:t>
      </w:r>
      <w:bookmarkEnd w:id="112"/>
    </w:p>
    <w:p w:rsidR="007D3718" w:rsidRDefault="007D3718" w:rsidP="007D3718">
      <w:r>
        <w:t>Dimensional models are used to represent reporting data in a manner that is optimised for reporting. Dimensional models can follow either the snowflake or star-schema pattern.</w:t>
      </w:r>
    </w:p>
    <w:p w:rsidR="007B6239" w:rsidRDefault="007B6239" w:rsidP="007B6239">
      <w:pPr>
        <w:pStyle w:val="Heading3"/>
      </w:pPr>
      <w:r>
        <w:t>General Rules</w:t>
      </w:r>
    </w:p>
    <w:p w:rsidR="007D3718" w:rsidRDefault="007D3718" w:rsidP="007D3718"/>
    <w:p w:rsidR="00E9134B" w:rsidRDefault="00E9134B" w:rsidP="00710954">
      <w:pPr>
        <w:pStyle w:val="ListParagraph"/>
        <w:numPr>
          <w:ilvl w:val="0"/>
          <w:numId w:val="25"/>
        </w:numPr>
      </w:pPr>
      <w:r>
        <w:t>Dimensional models may be substituted for BEAM* tables if this method is used to gather the requirements</w:t>
      </w:r>
    </w:p>
    <w:p w:rsidR="00E9134B" w:rsidRDefault="00E9134B" w:rsidP="00E9134B">
      <w:pPr>
        <w:pStyle w:val="ListParagraph"/>
        <w:numPr>
          <w:ilvl w:val="0"/>
          <w:numId w:val="0"/>
        </w:numPr>
        <w:ind w:left="720"/>
      </w:pPr>
    </w:p>
    <w:p w:rsidR="007D3718" w:rsidRDefault="007D3718" w:rsidP="00710954">
      <w:pPr>
        <w:pStyle w:val="ListParagraph"/>
        <w:numPr>
          <w:ilvl w:val="0"/>
          <w:numId w:val="25"/>
        </w:numPr>
      </w:pPr>
      <w:r>
        <w:t>The name of a dimensional model</w:t>
      </w:r>
      <w:r w:rsidR="00F42992">
        <w:t xml:space="preserve"> (the subject area)</w:t>
      </w:r>
      <w:r>
        <w:t xml:space="preserve"> </w:t>
      </w:r>
      <w:r w:rsidRPr="007B6239">
        <w:rPr>
          <w:i/>
        </w:rPr>
        <w:t>should</w:t>
      </w:r>
      <w:r>
        <w:t xml:space="preserve"> correspond to the name of the central fact table</w:t>
      </w:r>
    </w:p>
    <w:p w:rsidR="007B6239" w:rsidRDefault="007B6239" w:rsidP="007B6239">
      <w:pPr>
        <w:pStyle w:val="ListParagraph"/>
        <w:numPr>
          <w:ilvl w:val="0"/>
          <w:numId w:val="0"/>
        </w:numPr>
        <w:ind w:left="720"/>
      </w:pPr>
    </w:p>
    <w:p w:rsidR="007B6239" w:rsidRDefault="00F42992" w:rsidP="00710954">
      <w:pPr>
        <w:pStyle w:val="ListParagraph"/>
        <w:numPr>
          <w:ilvl w:val="0"/>
          <w:numId w:val="25"/>
        </w:numPr>
      </w:pPr>
      <w:r>
        <w:t>Dimensional models</w:t>
      </w:r>
      <w:r w:rsidR="007B6239">
        <w:t xml:space="preserve"> </w:t>
      </w:r>
      <w:r w:rsidR="007B6239" w:rsidRPr="007B6239">
        <w:rPr>
          <w:i/>
        </w:rPr>
        <w:t>should</w:t>
      </w:r>
      <w:r w:rsidR="007B6239">
        <w:t xml:space="preserve"> be arranged as a subject area with a single central ‘fact’ table, surrounded by dimensions.</w:t>
      </w:r>
    </w:p>
    <w:p w:rsidR="007B6239" w:rsidRDefault="007B6239" w:rsidP="007B6239">
      <w:pPr>
        <w:pStyle w:val="ListParagraph"/>
        <w:numPr>
          <w:ilvl w:val="0"/>
          <w:numId w:val="0"/>
        </w:numPr>
        <w:ind w:left="720"/>
      </w:pPr>
    </w:p>
    <w:p w:rsidR="007B6239" w:rsidRDefault="007B6239" w:rsidP="00710954">
      <w:pPr>
        <w:pStyle w:val="ListParagraph"/>
        <w:numPr>
          <w:ilvl w:val="0"/>
          <w:numId w:val="25"/>
        </w:numPr>
      </w:pPr>
      <w:r>
        <w:t xml:space="preserve">Cardinality of relationships is represented as a directional arrow, with the ‘line’ end representing ‘one’, and the ‘arrow’ representing a </w:t>
      </w:r>
      <w:r w:rsidR="00F42992">
        <w:t>(</w:t>
      </w:r>
      <w:r>
        <w:t>zero-</w:t>
      </w:r>
      <w:r w:rsidR="00F42992">
        <w:t>)one-</w:t>
      </w:r>
      <w:r>
        <w:t>or-many relationship.</w:t>
      </w:r>
    </w:p>
    <w:p w:rsidR="00F42992" w:rsidRDefault="00F42992" w:rsidP="00F42992">
      <w:pPr>
        <w:pStyle w:val="ListParagraph"/>
        <w:numPr>
          <w:ilvl w:val="0"/>
          <w:numId w:val="0"/>
        </w:numPr>
        <w:ind w:left="1080"/>
      </w:pPr>
    </w:p>
    <w:p w:rsidR="00F42992" w:rsidRDefault="00F42992" w:rsidP="00710954">
      <w:pPr>
        <w:pStyle w:val="ListParagraph"/>
        <w:numPr>
          <w:ilvl w:val="0"/>
          <w:numId w:val="25"/>
        </w:numPr>
      </w:pPr>
      <w:r>
        <w:t>Optional (zero) relationships should be avoided. Replace null values with rows in dimension tables that have meaningful values on users’ reports, and that avoid null handling challenges in relational databases</w:t>
      </w:r>
    </w:p>
    <w:p w:rsidR="00F42992" w:rsidRDefault="00F42992" w:rsidP="00710954">
      <w:pPr>
        <w:pStyle w:val="ListParagraph"/>
        <w:numPr>
          <w:ilvl w:val="1"/>
          <w:numId w:val="25"/>
        </w:numPr>
      </w:pPr>
      <w:r>
        <w:t>Use negative surrogate keys to represent these values (e.g. -1 = “Unknown”)</w:t>
      </w:r>
    </w:p>
    <w:p w:rsidR="00AD7879" w:rsidRDefault="00AD7879" w:rsidP="00AD7879">
      <w:pPr>
        <w:pStyle w:val="ListParagraph"/>
        <w:numPr>
          <w:ilvl w:val="0"/>
          <w:numId w:val="0"/>
        </w:numPr>
        <w:ind w:left="1440"/>
      </w:pPr>
    </w:p>
    <w:p w:rsidR="00F60889" w:rsidRDefault="00AD7879" w:rsidP="00710954">
      <w:pPr>
        <w:pStyle w:val="ListParagraph"/>
        <w:numPr>
          <w:ilvl w:val="0"/>
          <w:numId w:val="25"/>
        </w:numPr>
      </w:pPr>
      <w:r>
        <w:t xml:space="preserve">Identify </w:t>
      </w:r>
      <w:r w:rsidR="00F60889">
        <w:t>specific properties of attributes with the following annotations:</w:t>
      </w:r>
    </w:p>
    <w:p w:rsidR="00AD7879" w:rsidRDefault="00AD7879" w:rsidP="00710954">
      <w:pPr>
        <w:pStyle w:val="ListParagraph"/>
        <w:numPr>
          <w:ilvl w:val="1"/>
          <w:numId w:val="25"/>
        </w:numPr>
      </w:pPr>
      <w:r>
        <w:t xml:space="preserve">Primary key </w:t>
      </w:r>
      <w:r w:rsidR="00F60889">
        <w:t>(PK)</w:t>
      </w:r>
    </w:p>
    <w:p w:rsidR="00F60889" w:rsidRDefault="00F60889" w:rsidP="00710954">
      <w:pPr>
        <w:pStyle w:val="ListParagraph"/>
        <w:numPr>
          <w:ilvl w:val="1"/>
          <w:numId w:val="25"/>
        </w:numPr>
      </w:pPr>
      <w:r>
        <w:t>Foreign key (FK)</w:t>
      </w:r>
    </w:p>
    <w:p w:rsidR="00627E94" w:rsidRDefault="00627E94" w:rsidP="00627E94">
      <w:pPr>
        <w:pStyle w:val="ListParagraph"/>
        <w:numPr>
          <w:ilvl w:val="0"/>
          <w:numId w:val="0"/>
        </w:numPr>
        <w:ind w:left="720"/>
      </w:pPr>
    </w:p>
    <w:p w:rsidR="00627E94" w:rsidRDefault="00627E94" w:rsidP="00710954">
      <w:pPr>
        <w:pStyle w:val="ListParagraph"/>
        <w:numPr>
          <w:ilvl w:val="0"/>
          <w:numId w:val="25"/>
        </w:numPr>
      </w:pPr>
      <w:r>
        <w:t>If the modelling tool allows, identify specific properties of attributes with the following annotations:</w:t>
      </w:r>
    </w:p>
    <w:p w:rsidR="00F60889" w:rsidRDefault="00F60889" w:rsidP="00710954">
      <w:pPr>
        <w:pStyle w:val="ListParagraph"/>
        <w:numPr>
          <w:ilvl w:val="1"/>
          <w:numId w:val="25"/>
        </w:numPr>
      </w:pPr>
      <w:r>
        <w:t xml:space="preserve">Natural key (NK), the business key of an entity, </w:t>
      </w:r>
      <w:r w:rsidR="00F42992">
        <w:t xml:space="preserve">which should be </w:t>
      </w:r>
      <w:r>
        <w:t>replaced by a surrogate</w:t>
      </w:r>
    </w:p>
    <w:p w:rsidR="00F60889" w:rsidRDefault="00F60889" w:rsidP="00710954">
      <w:pPr>
        <w:pStyle w:val="ListParagraph"/>
        <w:numPr>
          <w:ilvl w:val="1"/>
          <w:numId w:val="25"/>
        </w:numPr>
      </w:pPr>
      <w:r>
        <w:t>Degenerate Dimension (DD), the business key of a de</w:t>
      </w:r>
      <w:r w:rsidR="00302A38">
        <w:t>-</w:t>
      </w:r>
      <w:r>
        <w:t>normalised parent-child fact.</w:t>
      </w:r>
    </w:p>
    <w:p w:rsidR="007D3718" w:rsidRDefault="007D3718" w:rsidP="007D3718"/>
    <w:p w:rsidR="007D3718" w:rsidRDefault="007D3718" w:rsidP="007B6239">
      <w:pPr>
        <w:pStyle w:val="Heading3"/>
      </w:pPr>
      <w:r>
        <w:t>Star Schema</w:t>
      </w:r>
      <w:r w:rsidR="00F86DA6">
        <w:t xml:space="preserve"> (Dimensional) models</w:t>
      </w:r>
    </w:p>
    <w:p w:rsidR="007B6239" w:rsidRDefault="007B6239" w:rsidP="007D3718"/>
    <w:p w:rsidR="007B6239" w:rsidRDefault="007B6239" w:rsidP="00710954">
      <w:pPr>
        <w:pStyle w:val="ListParagraph"/>
        <w:numPr>
          <w:ilvl w:val="0"/>
          <w:numId w:val="26"/>
        </w:numPr>
      </w:pPr>
      <w:r>
        <w:t>A star schema is more performant and user friendly, but results in greater data redundancy than a snowflake schema.</w:t>
      </w:r>
    </w:p>
    <w:p w:rsidR="007B6239" w:rsidRDefault="007B6239" w:rsidP="007B6239">
      <w:pPr>
        <w:pStyle w:val="ListParagraph"/>
        <w:numPr>
          <w:ilvl w:val="0"/>
          <w:numId w:val="0"/>
        </w:numPr>
        <w:ind w:left="720"/>
      </w:pPr>
    </w:p>
    <w:p w:rsidR="003A20A1" w:rsidRDefault="007B6239" w:rsidP="00710954">
      <w:pPr>
        <w:pStyle w:val="ListParagraph"/>
        <w:numPr>
          <w:ilvl w:val="0"/>
          <w:numId w:val="26"/>
        </w:numPr>
      </w:pPr>
      <w:r>
        <w:t>In a star schema, all dimensions must rela</w:t>
      </w:r>
      <w:r w:rsidR="003A20A1">
        <w:t>te directly to the central fact, either by:</w:t>
      </w:r>
    </w:p>
    <w:p w:rsidR="003A20A1" w:rsidRDefault="003A20A1" w:rsidP="00710954">
      <w:pPr>
        <w:pStyle w:val="ListParagraph"/>
        <w:numPr>
          <w:ilvl w:val="1"/>
          <w:numId w:val="26"/>
        </w:numPr>
      </w:pPr>
      <w:r>
        <w:t>Attaching ID’s of outlying dimensions to the central fact, or</w:t>
      </w:r>
    </w:p>
    <w:p w:rsidR="003A20A1" w:rsidRDefault="003A20A1" w:rsidP="00710954">
      <w:pPr>
        <w:pStyle w:val="ListParagraph"/>
        <w:numPr>
          <w:ilvl w:val="1"/>
          <w:numId w:val="26"/>
        </w:numPr>
      </w:pPr>
      <w:r>
        <w:t>Collapsing attributes of the outlying facts into the immediate facts</w:t>
      </w:r>
    </w:p>
    <w:p w:rsidR="00A56213" w:rsidRDefault="00A56213" w:rsidP="00A56213">
      <w:pPr>
        <w:pStyle w:val="ListParagraph"/>
        <w:numPr>
          <w:ilvl w:val="0"/>
          <w:numId w:val="0"/>
        </w:numPr>
        <w:ind w:left="1440"/>
      </w:pPr>
    </w:p>
    <w:p w:rsidR="007D3718" w:rsidRDefault="00AD7879" w:rsidP="003A20A1">
      <w:pPr>
        <w:jc w:val="center"/>
      </w:pPr>
      <w:r>
        <w:object w:dxaOrig="11010" w:dyaOrig="4050" w14:anchorId="1A3C5D52">
          <v:shape id="_x0000_i1032" type="#_x0000_t75" style="width:333.5pt;height:122.1pt" o:ole="">
            <v:imagedata r:id="rId33" o:title=""/>
          </v:shape>
          <o:OLEObject Type="Embed" ProgID="Visio.Drawing.15" ShapeID="_x0000_i1032" DrawAspect="Content" ObjectID="_1532168378" r:id="rId34"/>
        </w:object>
      </w:r>
    </w:p>
    <w:p w:rsidR="00A56213" w:rsidRDefault="00A56213" w:rsidP="00A56213">
      <w:pPr>
        <w:pStyle w:val="ListParagraph"/>
        <w:numPr>
          <w:ilvl w:val="0"/>
          <w:numId w:val="0"/>
        </w:numPr>
        <w:ind w:left="720"/>
      </w:pPr>
    </w:p>
    <w:p w:rsidR="00A56213" w:rsidRDefault="00A56213" w:rsidP="00710954">
      <w:pPr>
        <w:pStyle w:val="ListParagraph"/>
        <w:numPr>
          <w:ilvl w:val="0"/>
          <w:numId w:val="26"/>
        </w:numPr>
      </w:pPr>
      <w:r>
        <w:t xml:space="preserve">Star Schemas should comply with Kimball’s </w:t>
      </w:r>
      <w:r w:rsidR="008C1869">
        <w:t>‘</w:t>
      </w:r>
      <w:r>
        <w:t>ten commandments</w:t>
      </w:r>
      <w:r w:rsidR="008C1869">
        <w:t>’</w:t>
      </w:r>
      <w:r>
        <w:t>:</w:t>
      </w:r>
    </w:p>
    <w:p w:rsidR="00A56213" w:rsidRPr="0089767C" w:rsidRDefault="00A56213" w:rsidP="00710954">
      <w:pPr>
        <w:pStyle w:val="ListParagraph"/>
        <w:numPr>
          <w:ilvl w:val="0"/>
          <w:numId w:val="28"/>
        </w:numPr>
      </w:pPr>
      <w:r w:rsidRPr="0089767C">
        <w:t>Load detailed atomic data into dimensional structures.</w:t>
      </w:r>
    </w:p>
    <w:p w:rsidR="00A56213" w:rsidRPr="0089767C" w:rsidRDefault="008E5E11" w:rsidP="00A56213">
      <w:pPr>
        <w:pStyle w:val="ListParagraph"/>
        <w:numPr>
          <w:ilvl w:val="0"/>
          <w:numId w:val="0"/>
        </w:numPr>
        <w:ind w:left="1080"/>
        <w:rPr>
          <w:i/>
        </w:rPr>
      </w:pPr>
      <w:r w:rsidRPr="0089767C">
        <w:rPr>
          <w:i/>
        </w:rPr>
        <w:t>Store data at its lowest level of granularity to enable it to be rolled up according to business needs.</w:t>
      </w:r>
    </w:p>
    <w:p w:rsidR="00A56213" w:rsidRPr="0089767C" w:rsidRDefault="00A56213" w:rsidP="00710954">
      <w:pPr>
        <w:pStyle w:val="ListParagraph"/>
        <w:numPr>
          <w:ilvl w:val="0"/>
          <w:numId w:val="28"/>
        </w:numPr>
      </w:pPr>
      <w:r w:rsidRPr="0089767C">
        <w:t>Structure dimensional models around business processes.</w:t>
      </w:r>
    </w:p>
    <w:p w:rsidR="00A56213" w:rsidRPr="0089767C" w:rsidRDefault="008E5E11" w:rsidP="00A56213">
      <w:pPr>
        <w:pStyle w:val="ListParagraph"/>
        <w:numPr>
          <w:ilvl w:val="0"/>
          <w:numId w:val="0"/>
        </w:numPr>
        <w:ind w:left="1080"/>
        <w:rPr>
          <w:i/>
        </w:rPr>
      </w:pPr>
      <w:r w:rsidRPr="0089767C">
        <w:rPr>
          <w:i/>
        </w:rPr>
        <w:t>Represent business processes as a central fact table within a star schema.</w:t>
      </w:r>
    </w:p>
    <w:p w:rsidR="00A56213" w:rsidRPr="0089767C" w:rsidRDefault="00A56213" w:rsidP="00710954">
      <w:pPr>
        <w:pStyle w:val="ListParagraph"/>
        <w:numPr>
          <w:ilvl w:val="0"/>
          <w:numId w:val="28"/>
        </w:numPr>
      </w:pPr>
      <w:r w:rsidRPr="0089767C">
        <w:t>Ensure that every fact table has an associated date dimension table.</w:t>
      </w:r>
    </w:p>
    <w:p w:rsidR="00A56213" w:rsidRPr="0089767C" w:rsidRDefault="008E5E11" w:rsidP="00A56213">
      <w:pPr>
        <w:pStyle w:val="ListParagraph"/>
        <w:numPr>
          <w:ilvl w:val="0"/>
          <w:numId w:val="0"/>
        </w:numPr>
        <w:ind w:left="1080"/>
        <w:rPr>
          <w:i/>
        </w:rPr>
      </w:pPr>
      <w:r w:rsidRPr="0089767C">
        <w:rPr>
          <w:i/>
        </w:rPr>
        <w:t>Every fact table should relate to a date dimension.</w:t>
      </w:r>
    </w:p>
    <w:p w:rsidR="00A56213" w:rsidRPr="0089767C" w:rsidRDefault="00A56213" w:rsidP="00710954">
      <w:pPr>
        <w:pStyle w:val="ListParagraph"/>
        <w:numPr>
          <w:ilvl w:val="0"/>
          <w:numId w:val="28"/>
        </w:numPr>
      </w:pPr>
      <w:r w:rsidRPr="0089767C">
        <w:t>Ensure that all facts in a single fact table are at the same grain or level of detail.</w:t>
      </w:r>
    </w:p>
    <w:p w:rsidR="00A56213" w:rsidRPr="0089767C" w:rsidRDefault="008E5E11" w:rsidP="00A56213">
      <w:pPr>
        <w:pStyle w:val="ListParagraph"/>
        <w:numPr>
          <w:ilvl w:val="0"/>
          <w:numId w:val="0"/>
        </w:numPr>
        <w:ind w:left="1080"/>
        <w:rPr>
          <w:i/>
        </w:rPr>
      </w:pPr>
      <w:r w:rsidRPr="0089767C">
        <w:rPr>
          <w:i/>
        </w:rPr>
        <w:t>Ensure all sources are capable of providing data at the same level of granularity.</w:t>
      </w:r>
    </w:p>
    <w:p w:rsidR="00A56213" w:rsidRPr="0089767C" w:rsidRDefault="00A56213" w:rsidP="00710954">
      <w:pPr>
        <w:pStyle w:val="ListParagraph"/>
        <w:numPr>
          <w:ilvl w:val="0"/>
          <w:numId w:val="28"/>
        </w:numPr>
      </w:pPr>
      <w:r w:rsidRPr="0089767C">
        <w:t>Resolve many-to-many relationships in fact tables.</w:t>
      </w:r>
    </w:p>
    <w:p w:rsidR="008E5E11" w:rsidRPr="0089767C" w:rsidRDefault="008E5E11" w:rsidP="00A56213">
      <w:pPr>
        <w:pStyle w:val="ListParagraph"/>
        <w:numPr>
          <w:ilvl w:val="0"/>
          <w:numId w:val="0"/>
        </w:numPr>
        <w:ind w:left="1080"/>
        <w:rPr>
          <w:i/>
        </w:rPr>
      </w:pPr>
      <w:r w:rsidRPr="0089767C">
        <w:rPr>
          <w:i/>
        </w:rPr>
        <w:t>Create dual-keyed bridge tables between facts and dimensions if necessary.</w:t>
      </w:r>
    </w:p>
    <w:p w:rsidR="00A56213" w:rsidRPr="0089767C" w:rsidRDefault="00A56213" w:rsidP="00710954">
      <w:pPr>
        <w:pStyle w:val="ListParagraph"/>
        <w:numPr>
          <w:ilvl w:val="0"/>
          <w:numId w:val="28"/>
        </w:numPr>
      </w:pPr>
      <w:r w:rsidRPr="0089767C">
        <w:t>Resolve many-to-one relationships in dimension tables.</w:t>
      </w:r>
    </w:p>
    <w:p w:rsidR="008E5E11" w:rsidRPr="0089767C" w:rsidRDefault="008E5E11" w:rsidP="00A56213">
      <w:pPr>
        <w:pStyle w:val="ListParagraph"/>
        <w:numPr>
          <w:ilvl w:val="0"/>
          <w:numId w:val="0"/>
        </w:numPr>
        <w:ind w:left="1080"/>
        <w:rPr>
          <w:i/>
        </w:rPr>
      </w:pPr>
      <w:r w:rsidRPr="0089767C">
        <w:rPr>
          <w:i/>
        </w:rPr>
        <w:t>De-normalise dimension tables for performance.</w:t>
      </w:r>
    </w:p>
    <w:p w:rsidR="00A56213" w:rsidRPr="0089767C" w:rsidRDefault="00A56213" w:rsidP="00710954">
      <w:pPr>
        <w:pStyle w:val="ListParagraph"/>
        <w:numPr>
          <w:ilvl w:val="0"/>
          <w:numId w:val="28"/>
        </w:numPr>
      </w:pPr>
      <w:r w:rsidRPr="0089767C">
        <w:t>Store report labels and filter domain values in dimension tables.</w:t>
      </w:r>
    </w:p>
    <w:p w:rsidR="008E5E11" w:rsidRPr="0089767C" w:rsidRDefault="008E5E11" w:rsidP="00A56213">
      <w:pPr>
        <w:pStyle w:val="ListParagraph"/>
        <w:numPr>
          <w:ilvl w:val="0"/>
          <w:numId w:val="0"/>
        </w:numPr>
        <w:ind w:left="1080"/>
        <w:rPr>
          <w:i/>
        </w:rPr>
      </w:pPr>
      <w:r w:rsidRPr="0089767C">
        <w:rPr>
          <w:i/>
        </w:rPr>
        <w:t>Assign codes to substitute nulls. Ensure these are mapped into dimension tables.</w:t>
      </w:r>
    </w:p>
    <w:p w:rsidR="00A56213" w:rsidRPr="0089767C" w:rsidRDefault="00A56213" w:rsidP="00710954">
      <w:pPr>
        <w:pStyle w:val="ListParagraph"/>
        <w:numPr>
          <w:ilvl w:val="0"/>
          <w:numId w:val="28"/>
        </w:numPr>
      </w:pPr>
      <w:r w:rsidRPr="0089767C">
        <w:t>Make certain that dimension tables use a surrogate key.</w:t>
      </w:r>
    </w:p>
    <w:p w:rsidR="008E5E11" w:rsidRPr="0089767C" w:rsidRDefault="008E5E11" w:rsidP="00A56213">
      <w:pPr>
        <w:pStyle w:val="ListParagraph"/>
        <w:numPr>
          <w:ilvl w:val="0"/>
          <w:numId w:val="0"/>
        </w:numPr>
        <w:ind w:left="1080"/>
        <w:rPr>
          <w:i/>
        </w:rPr>
      </w:pPr>
      <w:r w:rsidRPr="0089767C">
        <w:rPr>
          <w:i/>
        </w:rPr>
        <w:t>Assign surrogate keys to all entities. Ensure they are sequential and meaningless.</w:t>
      </w:r>
    </w:p>
    <w:p w:rsidR="00A56213" w:rsidRPr="0089767C" w:rsidRDefault="00A56213" w:rsidP="00710954">
      <w:pPr>
        <w:pStyle w:val="ListParagraph"/>
        <w:numPr>
          <w:ilvl w:val="0"/>
          <w:numId w:val="28"/>
        </w:numPr>
      </w:pPr>
      <w:r w:rsidRPr="0089767C">
        <w:t>Create conformed dimensions to integrate data across the enterprise.</w:t>
      </w:r>
    </w:p>
    <w:p w:rsidR="008E5E11" w:rsidRPr="0089767C" w:rsidRDefault="008E5E11" w:rsidP="00A56213">
      <w:pPr>
        <w:pStyle w:val="ListParagraph"/>
        <w:numPr>
          <w:ilvl w:val="0"/>
          <w:numId w:val="0"/>
        </w:numPr>
        <w:ind w:left="1080"/>
        <w:rPr>
          <w:i/>
        </w:rPr>
      </w:pPr>
      <w:r w:rsidRPr="0089767C">
        <w:rPr>
          <w:i/>
        </w:rPr>
        <w:t>Standardise dimensions across all facts.</w:t>
      </w:r>
    </w:p>
    <w:p w:rsidR="00A56213" w:rsidRPr="0089767C" w:rsidRDefault="00A56213" w:rsidP="00710954">
      <w:pPr>
        <w:pStyle w:val="ListParagraph"/>
        <w:numPr>
          <w:ilvl w:val="0"/>
          <w:numId w:val="28"/>
        </w:numPr>
      </w:pPr>
      <w:r w:rsidRPr="0089767C">
        <w:t>Continuously balance requirements and realities to deliver a DW/BI solution that’s accepted by business users and that supports their decision-making.</w:t>
      </w:r>
    </w:p>
    <w:p w:rsidR="008E5E11" w:rsidRPr="0089767C" w:rsidRDefault="008E5E11" w:rsidP="00A56213">
      <w:pPr>
        <w:pStyle w:val="ListParagraph"/>
        <w:numPr>
          <w:ilvl w:val="0"/>
          <w:numId w:val="0"/>
        </w:numPr>
        <w:ind w:left="1080"/>
        <w:rPr>
          <w:i/>
        </w:rPr>
      </w:pPr>
      <w:r w:rsidRPr="0089767C">
        <w:rPr>
          <w:i/>
        </w:rPr>
        <w:t>Delivery of a working solution is preferred to the non-delivery of a perfect solution.</w:t>
      </w:r>
    </w:p>
    <w:p w:rsidR="007D3718" w:rsidRDefault="007B6239" w:rsidP="007B6239">
      <w:pPr>
        <w:pStyle w:val="Heading3"/>
      </w:pPr>
      <w:r>
        <w:t>Snowflake Schema</w:t>
      </w:r>
    </w:p>
    <w:p w:rsidR="007B6239" w:rsidRDefault="007B6239" w:rsidP="007D3718"/>
    <w:p w:rsidR="007B6239" w:rsidRDefault="007B6239" w:rsidP="00710954">
      <w:pPr>
        <w:pStyle w:val="ListParagraph"/>
        <w:numPr>
          <w:ilvl w:val="0"/>
          <w:numId w:val="27"/>
        </w:numPr>
      </w:pPr>
      <w:r>
        <w:t>A snowflake schema is less performant and less user-friendly than a star schema, but is more normalised with less data redundancy.</w:t>
      </w:r>
    </w:p>
    <w:p w:rsidR="007B6239" w:rsidRDefault="007B6239" w:rsidP="007B6239">
      <w:pPr>
        <w:pStyle w:val="ListParagraph"/>
        <w:numPr>
          <w:ilvl w:val="0"/>
          <w:numId w:val="0"/>
        </w:numPr>
        <w:ind w:left="720"/>
      </w:pPr>
    </w:p>
    <w:p w:rsidR="007B6239" w:rsidRDefault="007B6239" w:rsidP="00710954">
      <w:pPr>
        <w:pStyle w:val="ListParagraph"/>
        <w:numPr>
          <w:ilvl w:val="0"/>
          <w:numId w:val="27"/>
        </w:numPr>
      </w:pPr>
      <w:r>
        <w:t>In a snowflake schema, dimensions can relate to a fact via intermediate dimensions.</w:t>
      </w:r>
    </w:p>
    <w:p w:rsidR="00AD7879" w:rsidRDefault="00AD7879" w:rsidP="00AD7879">
      <w:pPr>
        <w:pStyle w:val="ListParagraph"/>
        <w:numPr>
          <w:ilvl w:val="0"/>
          <w:numId w:val="0"/>
        </w:numPr>
        <w:ind w:left="1440"/>
      </w:pPr>
    </w:p>
    <w:p w:rsidR="00AD7879" w:rsidRDefault="00AD7879" w:rsidP="00710954">
      <w:pPr>
        <w:pStyle w:val="ListParagraph"/>
        <w:numPr>
          <w:ilvl w:val="0"/>
          <w:numId w:val="27"/>
        </w:numPr>
      </w:pPr>
      <w:r>
        <w:t>Where possible, star schemas are preferred to snowflakes.</w:t>
      </w:r>
    </w:p>
    <w:p w:rsidR="007B6239" w:rsidRDefault="0089767C" w:rsidP="00A56213">
      <w:pPr>
        <w:jc w:val="right"/>
      </w:pPr>
      <w:r>
        <w:object w:dxaOrig="17685" w:dyaOrig="4050" w14:anchorId="7B06F5A0">
          <v:shape id="_x0000_i1033" type="#_x0000_t75" style="width:376.7pt;height:86.4pt" o:ole="">
            <v:imagedata r:id="rId35" o:title=""/>
          </v:shape>
          <o:OLEObject Type="Embed" ProgID="Visio.Drawing.15" ShapeID="_x0000_i1033" DrawAspect="Content" ObjectID="_1532168379" r:id="rId36"/>
        </w:object>
      </w:r>
    </w:p>
    <w:p w:rsidR="00A56213" w:rsidRDefault="00A56213" w:rsidP="00A56213"/>
    <w:p w:rsidR="00A56213" w:rsidRDefault="00A56213" w:rsidP="00A56213"/>
    <w:p w:rsidR="0089767C" w:rsidRPr="007D3718" w:rsidRDefault="0089767C" w:rsidP="00A56213"/>
    <w:p w:rsidR="0089767C" w:rsidRDefault="0089767C">
      <w:pPr>
        <w:rPr>
          <w:rFonts w:eastAsiaTheme="majorEastAsia" w:cstheme="majorBidi"/>
          <w:b/>
          <w:bCs/>
          <w:color w:val="595959" w:themeColor="text1" w:themeTint="A6"/>
          <w:sz w:val="44"/>
          <w:szCs w:val="32"/>
        </w:rPr>
      </w:pPr>
      <w:r>
        <w:br w:type="page"/>
      </w:r>
    </w:p>
    <w:p w:rsidR="005D27C3" w:rsidRDefault="005D27C3" w:rsidP="0013580D">
      <w:pPr>
        <w:pStyle w:val="Heading1"/>
      </w:pPr>
      <w:bookmarkStart w:id="113" w:name="_Toc444694138"/>
      <w:r>
        <w:t>Naming Standards</w:t>
      </w:r>
      <w:bookmarkEnd w:id="113"/>
    </w:p>
    <w:p w:rsidR="00316B82" w:rsidRDefault="00316B82" w:rsidP="00316B82">
      <w:pPr>
        <w:pStyle w:val="Heading2"/>
      </w:pPr>
      <w:bookmarkStart w:id="114" w:name="_Toc444694139"/>
      <w:r>
        <w:t>Scope</w:t>
      </w:r>
      <w:bookmarkEnd w:id="114"/>
    </w:p>
    <w:p w:rsidR="00316B82" w:rsidRDefault="00316B82" w:rsidP="00316B82">
      <w:r>
        <w:t>The rules in this document apply to:</w:t>
      </w:r>
    </w:p>
    <w:p w:rsidR="00316B82" w:rsidRDefault="00316B82" w:rsidP="00316B82"/>
    <w:p w:rsidR="00316B82" w:rsidRDefault="00316B82" w:rsidP="00710954">
      <w:pPr>
        <w:pStyle w:val="ListParagraph"/>
        <w:numPr>
          <w:ilvl w:val="0"/>
          <w:numId w:val="9"/>
        </w:numPr>
      </w:pPr>
      <w:r>
        <w:t>Logical Data Models except:</w:t>
      </w:r>
    </w:p>
    <w:p w:rsidR="00316B82" w:rsidRDefault="00316B82" w:rsidP="00710954">
      <w:pPr>
        <w:pStyle w:val="ListParagraph"/>
        <w:numPr>
          <w:ilvl w:val="1"/>
          <w:numId w:val="9"/>
        </w:numPr>
      </w:pPr>
      <w:r>
        <w:t>Where provided by the vendor of a COTS (Commercial Off The Shelf) application</w:t>
      </w:r>
    </w:p>
    <w:p w:rsidR="00316B82" w:rsidRDefault="00316B82" w:rsidP="00710954">
      <w:pPr>
        <w:pStyle w:val="ListParagraph"/>
        <w:numPr>
          <w:ilvl w:val="1"/>
          <w:numId w:val="9"/>
        </w:numPr>
      </w:pPr>
      <w:r>
        <w:t>Where the model represents data sourced from a COTS solution (such as the landing area of a data warehouse)</w:t>
      </w:r>
    </w:p>
    <w:p w:rsidR="00316B82" w:rsidRDefault="00316B82" w:rsidP="00316B82"/>
    <w:p w:rsidR="00316B82" w:rsidRDefault="00316B82" w:rsidP="00710954">
      <w:pPr>
        <w:pStyle w:val="ListParagraph"/>
        <w:numPr>
          <w:ilvl w:val="0"/>
          <w:numId w:val="9"/>
        </w:numPr>
      </w:pPr>
      <w:r>
        <w:t>Physical Data Models and resultant schemas except:</w:t>
      </w:r>
    </w:p>
    <w:p w:rsidR="00316B82" w:rsidRDefault="00316B82" w:rsidP="00710954">
      <w:pPr>
        <w:pStyle w:val="ListParagraph"/>
        <w:numPr>
          <w:ilvl w:val="1"/>
          <w:numId w:val="9"/>
        </w:numPr>
      </w:pPr>
      <w:r>
        <w:t>Where provided by the vendor of a COTS (Commercial Off The Shelf, not developed specifically by or for the company) application</w:t>
      </w:r>
    </w:p>
    <w:p w:rsidR="00316B82" w:rsidRDefault="00316B82" w:rsidP="00710954">
      <w:pPr>
        <w:pStyle w:val="ListParagraph"/>
        <w:numPr>
          <w:ilvl w:val="1"/>
          <w:numId w:val="9"/>
        </w:numPr>
      </w:pPr>
      <w:r>
        <w:t>Where the model represents data sourced from a COTS solution (such as the landing area of a data warehouse)</w:t>
      </w:r>
    </w:p>
    <w:p w:rsidR="00316B82" w:rsidRDefault="00316B82" w:rsidP="00316B82">
      <w:pPr>
        <w:ind w:left="1080"/>
      </w:pPr>
    </w:p>
    <w:p w:rsidR="00316B82" w:rsidRDefault="00316B82" w:rsidP="00710954">
      <w:pPr>
        <w:pStyle w:val="ListParagraph"/>
        <w:numPr>
          <w:ilvl w:val="0"/>
          <w:numId w:val="9"/>
        </w:numPr>
      </w:pPr>
      <w:r>
        <w:t>SOA (Service Oriented Architecture) business messages and API’s except:</w:t>
      </w:r>
    </w:p>
    <w:p w:rsidR="00316B82" w:rsidRPr="00B319CB" w:rsidRDefault="00316B82" w:rsidP="00710954">
      <w:pPr>
        <w:pStyle w:val="ListParagraph"/>
        <w:numPr>
          <w:ilvl w:val="1"/>
          <w:numId w:val="9"/>
        </w:numPr>
      </w:pPr>
      <w:r>
        <w:t>ABM’s (Application Business Messages) that integrate to or from a COTS solution.</w:t>
      </w:r>
    </w:p>
    <w:p w:rsidR="00316B82" w:rsidRPr="00316B82" w:rsidRDefault="00316B82" w:rsidP="00316B82"/>
    <w:p w:rsidR="00AC0D84" w:rsidRDefault="00AC0D84" w:rsidP="0013580D">
      <w:pPr>
        <w:pStyle w:val="Heading2"/>
      </w:pPr>
      <w:bookmarkStart w:id="115" w:name="_Toc444694140"/>
      <w:r>
        <w:t>General Rules</w:t>
      </w:r>
      <w:bookmarkEnd w:id="115"/>
    </w:p>
    <w:p w:rsidR="00AC0D84" w:rsidRDefault="00AC0D84" w:rsidP="00474920">
      <w:pPr>
        <w:pStyle w:val="Heading3"/>
      </w:pPr>
      <w:r>
        <w:t>Acronyms &amp; Abbreviations</w:t>
      </w:r>
    </w:p>
    <w:p w:rsidR="00E54363" w:rsidRPr="00E54363" w:rsidRDefault="00E54363" w:rsidP="00E54363"/>
    <w:p w:rsidR="00B319CB" w:rsidRPr="00B319CB" w:rsidRDefault="00B319CB" w:rsidP="00B319CB">
      <w:r>
        <w:t>Acronyms and abbreviations can lead to confusion if not properly managed. A register of approved terms will be produced, non-approved terms may not be used.</w:t>
      </w:r>
    </w:p>
    <w:p w:rsidR="00AC0D84" w:rsidRPr="00AC0D84" w:rsidRDefault="00AC0D84" w:rsidP="00AC0D84"/>
    <w:p w:rsidR="00AC0D84" w:rsidRDefault="007F62B7" w:rsidP="00710954">
      <w:pPr>
        <w:pStyle w:val="ListParagraph"/>
        <w:numPr>
          <w:ilvl w:val="0"/>
          <w:numId w:val="2"/>
        </w:numPr>
      </w:pPr>
      <w:r>
        <w:t>Unapproved acronyms</w:t>
      </w:r>
      <w:r w:rsidR="00AC0D84">
        <w:t xml:space="preserve"> </w:t>
      </w:r>
      <w:r w:rsidRPr="007F62B7">
        <w:rPr>
          <w:i/>
        </w:rPr>
        <w:t>must not</w:t>
      </w:r>
      <w:r>
        <w:t xml:space="preserve"> be used </w:t>
      </w:r>
      <w:r w:rsidR="00AC0D84">
        <w:t xml:space="preserve">(see </w:t>
      </w:r>
      <w:r w:rsidR="00AC0D84" w:rsidRPr="004E5227">
        <w:t>appendix</w:t>
      </w:r>
      <w:r w:rsidR="00AC0D84">
        <w:t>).</w:t>
      </w:r>
    </w:p>
    <w:p w:rsidR="00AC0D84" w:rsidRDefault="00AC0D84" w:rsidP="00AC0D84">
      <w:pPr>
        <w:pStyle w:val="ListParagraph"/>
        <w:numPr>
          <w:ilvl w:val="0"/>
          <w:numId w:val="0"/>
        </w:numPr>
        <w:ind w:left="1440"/>
      </w:pPr>
    </w:p>
    <w:p w:rsidR="00AC0D84" w:rsidRDefault="007F62B7" w:rsidP="00710954">
      <w:pPr>
        <w:pStyle w:val="ListParagraph"/>
        <w:numPr>
          <w:ilvl w:val="0"/>
          <w:numId w:val="2"/>
        </w:numPr>
      </w:pPr>
      <w:r>
        <w:t xml:space="preserve">Unapproved abbreviations </w:t>
      </w:r>
      <w:r w:rsidRPr="007F62B7">
        <w:rPr>
          <w:i/>
        </w:rPr>
        <w:t>must not</w:t>
      </w:r>
      <w:r>
        <w:t xml:space="preserve"> be used</w:t>
      </w:r>
      <w:r w:rsidR="00AC0D84">
        <w:t xml:space="preserve"> (see </w:t>
      </w:r>
      <w:r w:rsidR="00AC0D84" w:rsidRPr="004E5227">
        <w:t>appendix</w:t>
      </w:r>
      <w:r w:rsidR="00AC0D84">
        <w:t>).</w:t>
      </w:r>
    </w:p>
    <w:p w:rsidR="00AC0D84" w:rsidRDefault="00AC0D84" w:rsidP="00AC0D84">
      <w:pPr>
        <w:pStyle w:val="ListParagraph"/>
        <w:numPr>
          <w:ilvl w:val="0"/>
          <w:numId w:val="0"/>
        </w:numPr>
        <w:ind w:left="720"/>
      </w:pPr>
    </w:p>
    <w:p w:rsidR="00475950" w:rsidRDefault="0031595E" w:rsidP="00474920">
      <w:pPr>
        <w:pStyle w:val="Heading3"/>
      </w:pPr>
      <w:r>
        <w:t xml:space="preserve">Naming and </w:t>
      </w:r>
      <w:r w:rsidR="00475950">
        <w:t>Semantics</w:t>
      </w:r>
    </w:p>
    <w:p w:rsidR="00475950" w:rsidRPr="00475950" w:rsidRDefault="00475950" w:rsidP="00475950"/>
    <w:p w:rsidR="00E45C9F" w:rsidRDefault="00475950" w:rsidP="00710954">
      <w:pPr>
        <w:pStyle w:val="ListParagraph"/>
        <w:numPr>
          <w:ilvl w:val="0"/>
          <w:numId w:val="10"/>
        </w:numPr>
      </w:pPr>
      <w:r>
        <w:t xml:space="preserve">Names </w:t>
      </w:r>
      <w:r w:rsidRPr="002D570B">
        <w:rPr>
          <w:i/>
        </w:rPr>
        <w:t>must</w:t>
      </w:r>
      <w:r>
        <w:t xml:space="preserve"> </w:t>
      </w:r>
      <w:r w:rsidR="00E45C9F">
        <w:t>be</w:t>
      </w:r>
    </w:p>
    <w:p w:rsidR="00475950" w:rsidRDefault="00E45C9F" w:rsidP="00710954">
      <w:pPr>
        <w:pStyle w:val="ListParagraph"/>
        <w:numPr>
          <w:ilvl w:val="1"/>
          <w:numId w:val="10"/>
        </w:numPr>
      </w:pPr>
      <w:r>
        <w:t>M</w:t>
      </w:r>
      <w:r w:rsidR="00475950">
        <w:t>eaningful</w:t>
      </w:r>
      <w:r w:rsidR="00474920">
        <w:t>, allowing a user to ident</w:t>
      </w:r>
      <w:r>
        <w:t>ify what the element represents</w:t>
      </w:r>
    </w:p>
    <w:p w:rsidR="00474920" w:rsidRDefault="00E45C9F" w:rsidP="00710954">
      <w:pPr>
        <w:pStyle w:val="ListParagraph"/>
        <w:numPr>
          <w:ilvl w:val="1"/>
          <w:numId w:val="10"/>
        </w:numPr>
      </w:pPr>
      <w:r>
        <w:t>S</w:t>
      </w:r>
      <w:r w:rsidR="00474920">
        <w:t xml:space="preserve">tated in the singular (except where </w:t>
      </w:r>
      <w:r>
        <w:t>a specific class term permits)</w:t>
      </w:r>
    </w:p>
    <w:p w:rsidR="00E45C9F" w:rsidRDefault="00E45C9F" w:rsidP="00710954">
      <w:pPr>
        <w:pStyle w:val="ListParagraph"/>
        <w:numPr>
          <w:ilvl w:val="1"/>
          <w:numId w:val="10"/>
        </w:numPr>
      </w:pPr>
      <w:r>
        <w:t>Concise</w:t>
      </w:r>
    </w:p>
    <w:p w:rsidR="00B3105B" w:rsidRDefault="00B3105B" w:rsidP="00710954">
      <w:pPr>
        <w:pStyle w:val="ListParagraph"/>
        <w:numPr>
          <w:ilvl w:val="1"/>
          <w:numId w:val="10"/>
        </w:numPr>
      </w:pPr>
      <w:r>
        <w:t>Verbs should be stated in the present tense</w:t>
      </w:r>
    </w:p>
    <w:p w:rsidR="00E45C9F" w:rsidRDefault="00E45C9F" w:rsidP="00710954">
      <w:pPr>
        <w:pStyle w:val="ListParagraph"/>
        <w:numPr>
          <w:ilvl w:val="1"/>
          <w:numId w:val="10"/>
        </w:numPr>
      </w:pPr>
      <w:r>
        <w:t>Able to stand alone</w:t>
      </w:r>
    </w:p>
    <w:p w:rsidR="00E45C9F" w:rsidRDefault="00E45C9F" w:rsidP="00710954">
      <w:pPr>
        <w:pStyle w:val="ListParagraph"/>
        <w:numPr>
          <w:ilvl w:val="1"/>
          <w:numId w:val="10"/>
        </w:numPr>
      </w:pPr>
      <w:r>
        <w:t>State what the concept is, rather than what it is not</w:t>
      </w:r>
    </w:p>
    <w:p w:rsidR="00E45C9F" w:rsidRDefault="00E45C9F" w:rsidP="00E45C9F">
      <w:pPr>
        <w:pStyle w:val="ListParagraph"/>
        <w:numPr>
          <w:ilvl w:val="0"/>
          <w:numId w:val="0"/>
        </w:numPr>
        <w:ind w:left="1440"/>
      </w:pPr>
    </w:p>
    <w:p w:rsidR="00E45C9F" w:rsidRDefault="00E45C9F" w:rsidP="00710954">
      <w:pPr>
        <w:pStyle w:val="ListParagraph"/>
        <w:numPr>
          <w:ilvl w:val="0"/>
          <w:numId w:val="10"/>
        </w:numPr>
      </w:pPr>
      <w:r>
        <w:t xml:space="preserve">Intersect (Junction) entities are used to avoid many to many relationships. </w:t>
      </w:r>
    </w:p>
    <w:p w:rsidR="0031595E" w:rsidRDefault="00E45C9F" w:rsidP="00710954">
      <w:pPr>
        <w:pStyle w:val="ListParagraph"/>
        <w:numPr>
          <w:ilvl w:val="1"/>
          <w:numId w:val="10"/>
        </w:numPr>
      </w:pPr>
      <w:r w:rsidRPr="0031595E">
        <w:rPr>
          <w:i/>
        </w:rPr>
        <w:t>Where possible</w:t>
      </w:r>
      <w:r>
        <w:t xml:space="preserve">, avoid the names of the </w:t>
      </w:r>
      <w:r w:rsidR="0031595E">
        <w:t xml:space="preserve">intersected </w:t>
      </w:r>
      <w:r>
        <w:t xml:space="preserve">entities </w:t>
      </w:r>
      <w:r w:rsidR="0031595E">
        <w:t>if a business term exists to describe the intersection</w:t>
      </w:r>
    </w:p>
    <w:p w:rsidR="0031595E" w:rsidRPr="00475950" w:rsidRDefault="0031595E" w:rsidP="0031595E">
      <w:pPr>
        <w:ind w:left="1080"/>
      </w:pPr>
    </w:p>
    <w:p w:rsidR="00AC0D84" w:rsidRDefault="00AC0D84" w:rsidP="00474920">
      <w:pPr>
        <w:pStyle w:val="Heading3"/>
      </w:pPr>
      <w:r>
        <w:t>Characters &amp; Case</w:t>
      </w:r>
    </w:p>
    <w:p w:rsidR="00AC0D84" w:rsidRPr="00AC0D84" w:rsidRDefault="00AC0D84" w:rsidP="00AC0D84"/>
    <w:p w:rsidR="00AC0D84" w:rsidRDefault="00AC0D84" w:rsidP="00710954">
      <w:pPr>
        <w:pStyle w:val="ListParagraph"/>
        <w:numPr>
          <w:ilvl w:val="0"/>
          <w:numId w:val="4"/>
        </w:numPr>
      </w:pPr>
      <w:r>
        <w:t xml:space="preserve">The first character of any name </w:t>
      </w:r>
      <w:r w:rsidRPr="007F62B7">
        <w:rPr>
          <w:i/>
        </w:rPr>
        <w:t>must</w:t>
      </w:r>
      <w:r>
        <w:t xml:space="preserve"> be an upper case letter </w:t>
      </w:r>
      <w:r w:rsidR="00E54363">
        <w:t>(</w:t>
      </w:r>
      <w:r>
        <w:t>A-Z</w:t>
      </w:r>
      <w:r w:rsidR="00E54363">
        <w:t>)</w:t>
      </w:r>
      <w:r w:rsidR="00B1121C">
        <w:t xml:space="preserve"> </w:t>
      </w:r>
    </w:p>
    <w:p w:rsidR="00AC0D84" w:rsidRDefault="00AC0D84" w:rsidP="00AC0D84">
      <w:pPr>
        <w:pStyle w:val="ListParagraph"/>
        <w:numPr>
          <w:ilvl w:val="0"/>
          <w:numId w:val="0"/>
        </w:numPr>
        <w:ind w:left="720"/>
      </w:pPr>
    </w:p>
    <w:p w:rsidR="00AC0D84" w:rsidRDefault="00AC0D84" w:rsidP="00710954">
      <w:pPr>
        <w:pStyle w:val="ListParagraph"/>
        <w:numPr>
          <w:ilvl w:val="0"/>
          <w:numId w:val="4"/>
        </w:numPr>
      </w:pPr>
      <w:r>
        <w:t xml:space="preserve">Names </w:t>
      </w:r>
      <w:r w:rsidRPr="007F62B7">
        <w:rPr>
          <w:i/>
        </w:rPr>
        <w:t>must</w:t>
      </w:r>
      <w:r>
        <w:t xml:space="preserve"> only contain the following characters: </w:t>
      </w:r>
    </w:p>
    <w:p w:rsidR="00AC0D84" w:rsidRDefault="00AC0D84" w:rsidP="00710954">
      <w:pPr>
        <w:pStyle w:val="ListParagraph"/>
        <w:numPr>
          <w:ilvl w:val="1"/>
          <w:numId w:val="4"/>
        </w:numPr>
      </w:pPr>
      <w:r>
        <w:t>Lower case letters (a-z)</w:t>
      </w:r>
    </w:p>
    <w:p w:rsidR="00AC0D84" w:rsidRDefault="00AC0D84" w:rsidP="00710954">
      <w:pPr>
        <w:pStyle w:val="ListParagraph"/>
        <w:numPr>
          <w:ilvl w:val="1"/>
          <w:numId w:val="4"/>
        </w:numPr>
      </w:pPr>
      <w:r>
        <w:t>Upper case letters (A-Z)</w:t>
      </w:r>
    </w:p>
    <w:p w:rsidR="00AC0D84" w:rsidRDefault="00AC0D84" w:rsidP="00710954">
      <w:pPr>
        <w:pStyle w:val="ListParagraph"/>
        <w:numPr>
          <w:ilvl w:val="1"/>
          <w:numId w:val="4"/>
        </w:numPr>
      </w:pPr>
      <w:r>
        <w:t>Numbers (0-9)</w:t>
      </w:r>
    </w:p>
    <w:p w:rsidR="00B1121C" w:rsidRDefault="00B1121C" w:rsidP="00710954">
      <w:pPr>
        <w:pStyle w:val="ListParagraph"/>
        <w:numPr>
          <w:ilvl w:val="1"/>
          <w:numId w:val="4"/>
        </w:numPr>
      </w:pPr>
      <w:r>
        <w:t>Underscores</w:t>
      </w:r>
    </w:p>
    <w:p w:rsidR="00AC0D84" w:rsidRDefault="00AC0D84" w:rsidP="00AC0D84">
      <w:pPr>
        <w:ind w:left="1080"/>
      </w:pPr>
    </w:p>
    <w:p w:rsidR="00AC0D84" w:rsidRDefault="00AC0D84" w:rsidP="00710954">
      <w:pPr>
        <w:pStyle w:val="ListParagraph"/>
        <w:numPr>
          <w:ilvl w:val="0"/>
          <w:numId w:val="4"/>
        </w:numPr>
      </w:pPr>
      <w:r>
        <w:t xml:space="preserve">Terms </w:t>
      </w:r>
      <w:r w:rsidR="007F62B7">
        <w:rPr>
          <w:i/>
        </w:rPr>
        <w:t>should</w:t>
      </w:r>
      <w:r>
        <w:t xml:space="preserve"> be separated</w:t>
      </w:r>
      <w:r w:rsidR="00475950">
        <w:t>:</w:t>
      </w:r>
    </w:p>
    <w:p w:rsidR="00475950" w:rsidRDefault="00475950" w:rsidP="00710954">
      <w:pPr>
        <w:pStyle w:val="ListParagraph"/>
        <w:numPr>
          <w:ilvl w:val="1"/>
          <w:numId w:val="4"/>
        </w:numPr>
      </w:pPr>
      <w:r>
        <w:t xml:space="preserve">Where technology permits, underscores “_” </w:t>
      </w:r>
      <w:r w:rsidRPr="00475950">
        <w:rPr>
          <w:i/>
        </w:rPr>
        <w:t>must</w:t>
      </w:r>
      <w:r>
        <w:t xml:space="preserve"> be used as the separator.</w:t>
      </w:r>
    </w:p>
    <w:p w:rsidR="00475950" w:rsidRDefault="00475950" w:rsidP="00710954">
      <w:pPr>
        <w:pStyle w:val="ListParagraph"/>
        <w:numPr>
          <w:ilvl w:val="1"/>
          <w:numId w:val="4"/>
        </w:numPr>
      </w:pPr>
      <w:r>
        <w:t>Where technology does not permit underscores:</w:t>
      </w:r>
    </w:p>
    <w:p w:rsidR="00475950" w:rsidRDefault="00475950" w:rsidP="00710954">
      <w:pPr>
        <w:pStyle w:val="ListParagraph"/>
        <w:numPr>
          <w:ilvl w:val="2"/>
          <w:numId w:val="4"/>
        </w:numPr>
      </w:pPr>
      <w:r>
        <w:t xml:space="preserve">Alternative characters </w:t>
      </w:r>
      <w:r w:rsidRPr="00475950">
        <w:rPr>
          <w:i/>
        </w:rPr>
        <w:t>may</w:t>
      </w:r>
      <w:r>
        <w:t xml:space="preserve"> be substituted (separators </w:t>
      </w:r>
      <w:r w:rsidRPr="00475950">
        <w:rPr>
          <w:i/>
        </w:rPr>
        <w:t>must</w:t>
      </w:r>
      <w:r>
        <w:t xml:space="preserve"> be single characters, consistent across the technology, and must not be letters or numbers).</w:t>
      </w:r>
    </w:p>
    <w:p w:rsidR="00475950" w:rsidRDefault="00475950" w:rsidP="00710954">
      <w:pPr>
        <w:pStyle w:val="ListParagraph"/>
        <w:numPr>
          <w:ilvl w:val="2"/>
          <w:numId w:val="4"/>
        </w:numPr>
      </w:pPr>
      <w:r>
        <w:t xml:space="preserve">Underscores </w:t>
      </w:r>
      <w:r w:rsidRPr="00475950">
        <w:rPr>
          <w:i/>
        </w:rPr>
        <w:t>may</w:t>
      </w:r>
      <w:r>
        <w:t xml:space="preserve"> be removed (relying on camel</w:t>
      </w:r>
      <w:r w:rsidR="00F547A2">
        <w:t xml:space="preserve"> or pascal</w:t>
      </w:r>
      <w:r>
        <w:t xml:space="preserve"> case to identify separate terms).</w:t>
      </w:r>
    </w:p>
    <w:p w:rsidR="00AC0D84" w:rsidRDefault="00AC0D84" w:rsidP="00AC0D84">
      <w:pPr>
        <w:pStyle w:val="ListParagraph"/>
        <w:numPr>
          <w:ilvl w:val="0"/>
          <w:numId w:val="0"/>
        </w:numPr>
        <w:ind w:left="720"/>
      </w:pPr>
    </w:p>
    <w:p w:rsidR="00AC0D84" w:rsidRDefault="00B319CB" w:rsidP="00710954">
      <w:pPr>
        <w:pStyle w:val="ListParagraph"/>
        <w:numPr>
          <w:ilvl w:val="0"/>
          <w:numId w:val="4"/>
        </w:numPr>
      </w:pPr>
      <w:r>
        <w:t xml:space="preserve">Logical </w:t>
      </w:r>
      <w:r w:rsidR="00AC0D84">
        <w:t xml:space="preserve">Names </w:t>
      </w:r>
      <w:r>
        <w:rPr>
          <w:i/>
        </w:rPr>
        <w:t>must</w:t>
      </w:r>
      <w:r>
        <w:t xml:space="preserve">, and Physical Names </w:t>
      </w:r>
      <w:r w:rsidRPr="00B319CB">
        <w:rPr>
          <w:i/>
        </w:rPr>
        <w:t>should</w:t>
      </w:r>
      <w:r>
        <w:t xml:space="preserve"> (technology permitting) adopt the following case rules</w:t>
      </w:r>
      <w:r w:rsidR="00AC0D84">
        <w:t xml:space="preserve">: </w:t>
      </w:r>
    </w:p>
    <w:p w:rsidR="00AC0D84" w:rsidRDefault="00AC0D84" w:rsidP="00710954">
      <w:pPr>
        <w:pStyle w:val="ListParagraph"/>
        <w:numPr>
          <w:ilvl w:val="1"/>
          <w:numId w:val="4"/>
        </w:numPr>
      </w:pPr>
      <w:r>
        <w:t>Non-Acronym</w:t>
      </w:r>
      <w:r w:rsidR="002C4596">
        <w:t>/Initialism</w:t>
      </w:r>
      <w:r>
        <w:t xml:space="preserve"> terms </w:t>
      </w:r>
      <w:r w:rsidR="00B319CB" w:rsidRPr="00B319CB">
        <w:t>in</w:t>
      </w:r>
      <w:r>
        <w:t xml:space="preserve"> camel</w:t>
      </w:r>
      <w:r w:rsidR="00F547A2">
        <w:t xml:space="preserve"> or pascal</w:t>
      </w:r>
      <w:r>
        <w:t xml:space="preserve"> case </w:t>
      </w:r>
    </w:p>
    <w:p w:rsidR="00AC0D84" w:rsidRDefault="00B319CB" w:rsidP="00710954">
      <w:pPr>
        <w:pStyle w:val="ListParagraph"/>
        <w:numPr>
          <w:ilvl w:val="1"/>
          <w:numId w:val="4"/>
        </w:numPr>
      </w:pPr>
      <w:r>
        <w:t>Acronym</w:t>
      </w:r>
      <w:r w:rsidR="002C4596">
        <w:t>/Initialism</w:t>
      </w:r>
      <w:r>
        <w:t xml:space="preserve"> terms</w:t>
      </w:r>
      <w:r w:rsidR="00AC0D84">
        <w:t xml:space="preserve"> in upper case (all capitals)</w:t>
      </w:r>
    </w:p>
    <w:p w:rsidR="00B319CB" w:rsidRDefault="00B319CB" w:rsidP="00B319CB">
      <w:pPr>
        <w:ind w:left="1080"/>
      </w:pPr>
    </w:p>
    <w:p w:rsidR="00475950" w:rsidRDefault="00B319CB" w:rsidP="00710954">
      <w:pPr>
        <w:pStyle w:val="ListParagraph"/>
        <w:numPr>
          <w:ilvl w:val="0"/>
          <w:numId w:val="4"/>
        </w:numPr>
      </w:pPr>
      <w:r>
        <w:t xml:space="preserve">Names (regardless of logical or physical) </w:t>
      </w:r>
      <w:r w:rsidRPr="00B319CB">
        <w:rPr>
          <w:i/>
        </w:rPr>
        <w:t>should</w:t>
      </w:r>
      <w:r>
        <w:t xml:space="preserve"> be capable of remaining unique when</w:t>
      </w:r>
      <w:r w:rsidR="00475950">
        <w:t>:</w:t>
      </w:r>
    </w:p>
    <w:p w:rsidR="00B319CB" w:rsidRDefault="00475950" w:rsidP="00710954">
      <w:pPr>
        <w:pStyle w:val="ListParagraph"/>
        <w:numPr>
          <w:ilvl w:val="1"/>
          <w:numId w:val="4"/>
        </w:numPr>
      </w:pPr>
      <w:r>
        <w:t>C</w:t>
      </w:r>
      <w:r w:rsidR="00B319CB">
        <w:t>onverted to all capital</w:t>
      </w:r>
      <w:r>
        <w:t>s</w:t>
      </w:r>
    </w:p>
    <w:p w:rsidR="00475950" w:rsidRDefault="00475950" w:rsidP="00710954">
      <w:pPr>
        <w:pStyle w:val="ListParagraph"/>
        <w:numPr>
          <w:ilvl w:val="1"/>
          <w:numId w:val="4"/>
        </w:numPr>
      </w:pPr>
      <w:r>
        <w:t>Separators are removed.</w:t>
      </w:r>
    </w:p>
    <w:p w:rsidR="00B319CB" w:rsidRDefault="00B319CB" w:rsidP="00B319CB">
      <w:pPr>
        <w:pStyle w:val="ListParagraph"/>
        <w:numPr>
          <w:ilvl w:val="0"/>
          <w:numId w:val="0"/>
        </w:numPr>
        <w:ind w:left="1440"/>
      </w:pPr>
    </w:p>
    <w:p w:rsidR="007F62B7" w:rsidRDefault="007F62B7" w:rsidP="00474920">
      <w:pPr>
        <w:pStyle w:val="Heading3"/>
      </w:pPr>
      <w:r>
        <w:t>Content</w:t>
      </w:r>
    </w:p>
    <w:p w:rsidR="007F62B7" w:rsidRPr="007F62B7" w:rsidRDefault="007F62B7" w:rsidP="007F62B7"/>
    <w:p w:rsidR="007F62B7" w:rsidRDefault="007F62B7" w:rsidP="00710954">
      <w:pPr>
        <w:pStyle w:val="ListParagraph"/>
        <w:numPr>
          <w:ilvl w:val="0"/>
          <w:numId w:val="7"/>
        </w:numPr>
      </w:pPr>
      <w:r>
        <w:t xml:space="preserve">Names </w:t>
      </w:r>
      <w:r w:rsidRPr="007F62B7">
        <w:rPr>
          <w:i/>
        </w:rPr>
        <w:t>must not</w:t>
      </w:r>
      <w:r>
        <w:t xml:space="preserve"> contain</w:t>
      </w:r>
      <w:r w:rsidR="00E45C9F">
        <w:t xml:space="preserve"> (see the </w:t>
      </w:r>
      <w:r w:rsidR="00CC6572">
        <w:t>‘</w:t>
      </w:r>
      <w:r w:rsidR="00E45C9F">
        <w:t>parts of speech</w:t>
      </w:r>
      <w:r w:rsidR="00CC6572">
        <w:t>’</w:t>
      </w:r>
      <w:r w:rsidR="00E45C9F">
        <w:t xml:space="preserve"> appendix for definitions)</w:t>
      </w:r>
      <w:r>
        <w:t xml:space="preserve">: </w:t>
      </w:r>
    </w:p>
    <w:p w:rsidR="007F62B7" w:rsidRDefault="007F62B7" w:rsidP="00710954">
      <w:pPr>
        <w:pStyle w:val="ListParagraph"/>
        <w:numPr>
          <w:ilvl w:val="1"/>
          <w:numId w:val="7"/>
        </w:numPr>
      </w:pPr>
      <w:r>
        <w:t>Articles (A, An, The)</w:t>
      </w:r>
    </w:p>
    <w:p w:rsidR="007F62B7" w:rsidRDefault="007F62B7" w:rsidP="00710954">
      <w:pPr>
        <w:pStyle w:val="ListParagraph"/>
        <w:numPr>
          <w:ilvl w:val="1"/>
          <w:numId w:val="7"/>
        </w:numPr>
      </w:pPr>
      <w:r>
        <w:t>Interjections (Hey, Wow)</w:t>
      </w:r>
    </w:p>
    <w:p w:rsidR="007F62B7" w:rsidRDefault="007F62B7" w:rsidP="00710954">
      <w:pPr>
        <w:pStyle w:val="ListParagraph"/>
        <w:numPr>
          <w:ilvl w:val="1"/>
          <w:numId w:val="7"/>
        </w:numPr>
      </w:pPr>
      <w:r>
        <w:t>Conjunctions (And, Or)</w:t>
      </w:r>
    </w:p>
    <w:p w:rsidR="007F62B7" w:rsidRDefault="007F62B7" w:rsidP="00710954">
      <w:pPr>
        <w:pStyle w:val="ListParagraph"/>
        <w:numPr>
          <w:ilvl w:val="1"/>
          <w:numId w:val="7"/>
        </w:numPr>
      </w:pPr>
      <w:r>
        <w:t>Pronouns (She, We, They, This, That)</w:t>
      </w:r>
    </w:p>
    <w:p w:rsidR="007F62B7" w:rsidRDefault="007F62B7" w:rsidP="00710954">
      <w:pPr>
        <w:pStyle w:val="ListParagraph"/>
        <w:numPr>
          <w:ilvl w:val="1"/>
          <w:numId w:val="7"/>
        </w:numPr>
      </w:pPr>
      <w:r>
        <w:t>Prepositions (About, At, Down, Of, With)</w:t>
      </w:r>
    </w:p>
    <w:p w:rsidR="001E10D1" w:rsidRDefault="001E10D1" w:rsidP="00710954">
      <w:pPr>
        <w:pStyle w:val="ListParagraph"/>
        <w:numPr>
          <w:ilvl w:val="1"/>
          <w:numId w:val="7"/>
        </w:numPr>
      </w:pPr>
      <w:r>
        <w:t>Quantifiers (Much, Many, Lots)</w:t>
      </w:r>
    </w:p>
    <w:p w:rsidR="001E10D1" w:rsidRDefault="001E10D1" w:rsidP="001E10D1">
      <w:pPr>
        <w:pStyle w:val="ListParagraph"/>
        <w:numPr>
          <w:ilvl w:val="0"/>
          <w:numId w:val="0"/>
        </w:numPr>
        <w:ind w:left="1440"/>
      </w:pPr>
    </w:p>
    <w:p w:rsidR="007F62B7" w:rsidRDefault="007F62B7" w:rsidP="00710954">
      <w:pPr>
        <w:pStyle w:val="ListParagraph"/>
        <w:numPr>
          <w:ilvl w:val="0"/>
          <w:numId w:val="7"/>
        </w:numPr>
      </w:pPr>
      <w:r>
        <w:t xml:space="preserve">Names </w:t>
      </w:r>
      <w:r w:rsidRPr="007F62B7">
        <w:rPr>
          <w:i/>
        </w:rPr>
        <w:t>should not</w:t>
      </w:r>
      <w:r>
        <w:t xml:space="preserve"> contain:</w:t>
      </w:r>
    </w:p>
    <w:p w:rsidR="007F62B7" w:rsidRDefault="007F62B7" w:rsidP="00710954">
      <w:pPr>
        <w:pStyle w:val="ListParagraph"/>
        <w:numPr>
          <w:ilvl w:val="1"/>
          <w:numId w:val="7"/>
        </w:numPr>
      </w:pPr>
      <w:r>
        <w:t>Adverbs (Gently, Almost, Helpfully)</w:t>
      </w:r>
    </w:p>
    <w:p w:rsidR="007F62B7" w:rsidRPr="007F62B7" w:rsidRDefault="007F62B7" w:rsidP="007F62B7"/>
    <w:p w:rsidR="00AC0D84" w:rsidRDefault="00AC0D84" w:rsidP="00474920">
      <w:pPr>
        <w:pStyle w:val="Heading3"/>
      </w:pPr>
      <w:r>
        <w:t>Length</w:t>
      </w:r>
    </w:p>
    <w:p w:rsidR="00AC0D84" w:rsidRPr="00AC0D84" w:rsidRDefault="00AC0D84" w:rsidP="00AC0D84"/>
    <w:p w:rsidR="00AC0D84" w:rsidRDefault="00AC0D84" w:rsidP="00710954">
      <w:pPr>
        <w:pStyle w:val="ListParagraph"/>
        <w:numPr>
          <w:ilvl w:val="0"/>
          <w:numId w:val="3"/>
        </w:numPr>
      </w:pPr>
      <w:r>
        <w:t xml:space="preserve">Physical attribute lengths </w:t>
      </w:r>
      <w:r w:rsidRPr="00566B77">
        <w:rPr>
          <w:i/>
        </w:rPr>
        <w:t>must not</w:t>
      </w:r>
      <w:r>
        <w:t xml:space="preserve"> exceed 63 characters (to enable portability</w:t>
      </w:r>
      <w:r w:rsidR="00B5465C">
        <w:t>/replication</w:t>
      </w:r>
      <w:r>
        <w:t xml:space="preserve"> to</w:t>
      </w:r>
      <w:r w:rsidR="00CC6572">
        <w:t xml:space="preserve"> MySQL</w:t>
      </w:r>
      <w:r>
        <w:t xml:space="preserve"> PostgreSQL</w:t>
      </w:r>
      <w:r w:rsidR="00CC6572">
        <w:t xml:space="preserve"> </w:t>
      </w:r>
      <w:r>
        <w:t>databases)</w:t>
      </w:r>
    </w:p>
    <w:p w:rsidR="00AC0D84" w:rsidRDefault="00AC0D84" w:rsidP="00AC0D84">
      <w:pPr>
        <w:pStyle w:val="ListParagraph"/>
        <w:numPr>
          <w:ilvl w:val="0"/>
          <w:numId w:val="0"/>
        </w:numPr>
        <w:ind w:left="720"/>
      </w:pPr>
    </w:p>
    <w:p w:rsidR="00AC0D84" w:rsidRDefault="00AC0D84" w:rsidP="00710954">
      <w:pPr>
        <w:pStyle w:val="ListParagraph"/>
        <w:numPr>
          <w:ilvl w:val="0"/>
          <w:numId w:val="3"/>
        </w:numPr>
      </w:pPr>
      <w:r>
        <w:t xml:space="preserve">Physical attribute lengths </w:t>
      </w:r>
      <w:r w:rsidRPr="00566B77">
        <w:rPr>
          <w:i/>
        </w:rPr>
        <w:t>should not</w:t>
      </w:r>
      <w:r>
        <w:t xml:space="preserve"> exceed 30 characters (to enable portability</w:t>
      </w:r>
      <w:r w:rsidR="00B5465C">
        <w:t>/replication</w:t>
      </w:r>
      <w:r>
        <w:t xml:space="preserve"> of data to Oracle databases)</w:t>
      </w:r>
    </w:p>
    <w:p w:rsidR="00AC0D84" w:rsidRDefault="00AC0D84" w:rsidP="00AC0D84">
      <w:pPr>
        <w:ind w:left="1440" w:hanging="360"/>
      </w:pPr>
    </w:p>
    <w:p w:rsidR="00AC0D84" w:rsidRPr="00AE477A" w:rsidRDefault="00AC0D84" w:rsidP="00710954">
      <w:pPr>
        <w:pStyle w:val="ListParagraph"/>
        <w:numPr>
          <w:ilvl w:val="0"/>
          <w:numId w:val="3"/>
        </w:numPr>
      </w:pPr>
      <w:r w:rsidRPr="00AE477A">
        <w:t xml:space="preserve">Shorter </w:t>
      </w:r>
      <w:r w:rsidR="002338F6">
        <w:t>name</w:t>
      </w:r>
      <w:r w:rsidRPr="00AE477A">
        <w:t xml:space="preserve"> lengths reduce the additional element metadata sent in XML and JSON messages</w:t>
      </w:r>
      <w:r w:rsidR="002338F6">
        <w:t>, display better on report headings</w:t>
      </w:r>
      <w:r w:rsidRPr="00AE477A">
        <w:t xml:space="preserve"> and require less processing, storage and network bandwidth</w:t>
      </w:r>
      <w:r w:rsidR="007F62B7" w:rsidRPr="00AE477A">
        <w:t>.</w:t>
      </w:r>
      <w:r w:rsidR="002338F6">
        <w:t xml:space="preserve"> Avoid unnecessary length</w:t>
      </w:r>
      <w:r w:rsidR="003C7690">
        <w:t xml:space="preserve"> </w:t>
      </w:r>
      <w:r w:rsidR="003C7690" w:rsidRPr="003C7690">
        <w:rPr>
          <w:i/>
        </w:rPr>
        <w:t>where possible</w:t>
      </w:r>
      <w:r w:rsidR="002338F6">
        <w:t>.</w:t>
      </w:r>
    </w:p>
    <w:p w:rsidR="00AC0D84" w:rsidRPr="00AE477A" w:rsidRDefault="00AC0D84" w:rsidP="00AC0D84">
      <w:pPr>
        <w:ind w:left="1440" w:hanging="360"/>
      </w:pPr>
    </w:p>
    <w:p w:rsidR="00AC0D84" w:rsidRPr="00AE477A" w:rsidRDefault="00AC0D84" w:rsidP="00710954">
      <w:pPr>
        <w:pStyle w:val="ListParagraph"/>
        <w:numPr>
          <w:ilvl w:val="0"/>
          <w:numId w:val="3"/>
        </w:numPr>
      </w:pPr>
      <w:r w:rsidRPr="00AE477A">
        <w:t>In the event that lengths cannot be reduced, request additional abbreviations or acronyms from the data architecture function.</w:t>
      </w:r>
    </w:p>
    <w:p w:rsidR="00AC0D84" w:rsidRDefault="00AC0D84" w:rsidP="00474920">
      <w:pPr>
        <w:pStyle w:val="Heading3"/>
      </w:pPr>
      <w:r>
        <w:t>Reserved Words</w:t>
      </w:r>
    </w:p>
    <w:p w:rsidR="00AC0D84" w:rsidRPr="00AC0D84" w:rsidRDefault="00AC0D84" w:rsidP="00AC0D84"/>
    <w:p w:rsidR="00AC0D84" w:rsidRDefault="00AC0D84" w:rsidP="00710954">
      <w:pPr>
        <w:pStyle w:val="ListParagraph"/>
        <w:numPr>
          <w:ilvl w:val="0"/>
          <w:numId w:val="6"/>
        </w:numPr>
      </w:pPr>
      <w:r>
        <w:t>Names</w:t>
      </w:r>
      <w:r w:rsidR="007F62B7">
        <w:t xml:space="preserve"> (in their entirety)</w:t>
      </w:r>
      <w:r>
        <w:t xml:space="preserve"> </w:t>
      </w:r>
      <w:r w:rsidRPr="007F62B7">
        <w:rPr>
          <w:i/>
        </w:rPr>
        <w:t>must</w:t>
      </w:r>
      <w:r>
        <w:t xml:space="preserve"> </w:t>
      </w:r>
      <w:r w:rsidRPr="007F62B7">
        <w:rPr>
          <w:i/>
        </w:rPr>
        <w:t>not</w:t>
      </w:r>
      <w:r>
        <w:t xml:space="preserve"> conflict with reserved words in (see </w:t>
      </w:r>
      <w:r w:rsidRPr="00AE477A">
        <w:t>appendix</w:t>
      </w:r>
      <w:r>
        <w:t>):</w:t>
      </w:r>
    </w:p>
    <w:p w:rsidR="00B149C8" w:rsidRDefault="00B149C8" w:rsidP="00710954">
      <w:pPr>
        <w:pStyle w:val="ListParagraph"/>
        <w:numPr>
          <w:ilvl w:val="1"/>
          <w:numId w:val="6"/>
        </w:numPr>
      </w:pPr>
      <w:r>
        <w:t>Major Standards</w:t>
      </w:r>
    </w:p>
    <w:p w:rsidR="00B149C8" w:rsidRPr="00AC0D84" w:rsidRDefault="00B149C8" w:rsidP="00710954">
      <w:pPr>
        <w:pStyle w:val="ListParagraph"/>
        <w:numPr>
          <w:ilvl w:val="2"/>
          <w:numId w:val="6"/>
        </w:numPr>
      </w:pPr>
      <w:r>
        <w:t>ODBC</w:t>
      </w:r>
    </w:p>
    <w:p w:rsidR="00B149C8" w:rsidRDefault="00B149C8" w:rsidP="00710954">
      <w:pPr>
        <w:pStyle w:val="ListParagraph"/>
        <w:numPr>
          <w:ilvl w:val="2"/>
          <w:numId w:val="6"/>
        </w:numPr>
      </w:pPr>
      <w:r>
        <w:t>ANSI SQL</w:t>
      </w:r>
    </w:p>
    <w:p w:rsidR="00B149C8" w:rsidRDefault="00B149C8" w:rsidP="00710954">
      <w:pPr>
        <w:pStyle w:val="ListParagraph"/>
        <w:numPr>
          <w:ilvl w:val="1"/>
          <w:numId w:val="6"/>
        </w:numPr>
      </w:pPr>
      <w:r>
        <w:t>Major Data Technologies</w:t>
      </w:r>
    </w:p>
    <w:p w:rsidR="00AC0D84" w:rsidRDefault="00AC0D84" w:rsidP="00710954">
      <w:pPr>
        <w:pStyle w:val="ListParagraph"/>
        <w:numPr>
          <w:ilvl w:val="2"/>
          <w:numId w:val="6"/>
        </w:numPr>
      </w:pPr>
      <w:r>
        <w:t>SQL Server</w:t>
      </w:r>
    </w:p>
    <w:p w:rsidR="00AC0D84" w:rsidRDefault="00AC0D84" w:rsidP="00710954">
      <w:pPr>
        <w:pStyle w:val="ListParagraph"/>
        <w:numPr>
          <w:ilvl w:val="2"/>
          <w:numId w:val="6"/>
        </w:numPr>
      </w:pPr>
      <w:r>
        <w:t>MySQL</w:t>
      </w:r>
      <w:r w:rsidR="00574958">
        <w:t xml:space="preserve"> and derivatives</w:t>
      </w:r>
    </w:p>
    <w:p w:rsidR="00AC0D84" w:rsidRDefault="00AC0D84" w:rsidP="00710954">
      <w:pPr>
        <w:pStyle w:val="ListParagraph"/>
        <w:numPr>
          <w:ilvl w:val="2"/>
          <w:numId w:val="6"/>
        </w:numPr>
      </w:pPr>
      <w:r>
        <w:t>Oracle</w:t>
      </w:r>
    </w:p>
    <w:p w:rsidR="00AC0D84" w:rsidRDefault="00AC0D84" w:rsidP="00710954">
      <w:pPr>
        <w:pStyle w:val="ListParagraph"/>
        <w:numPr>
          <w:ilvl w:val="2"/>
          <w:numId w:val="6"/>
        </w:numPr>
      </w:pPr>
      <w:r>
        <w:t>DB2</w:t>
      </w:r>
    </w:p>
    <w:p w:rsidR="00AC0D84" w:rsidRDefault="00AC0D84" w:rsidP="00710954">
      <w:pPr>
        <w:pStyle w:val="ListParagraph"/>
        <w:numPr>
          <w:ilvl w:val="2"/>
          <w:numId w:val="6"/>
        </w:numPr>
      </w:pPr>
      <w:r>
        <w:t>PostgreSQL</w:t>
      </w:r>
      <w:r w:rsidR="00574958">
        <w:t xml:space="preserve"> and derivatives</w:t>
      </w:r>
    </w:p>
    <w:p w:rsidR="005D27C3" w:rsidRDefault="002A183D" w:rsidP="0013580D">
      <w:pPr>
        <w:pStyle w:val="Heading2"/>
      </w:pPr>
      <w:bookmarkStart w:id="116" w:name="_Toc444694141"/>
      <w:r>
        <w:t>Entity Names</w:t>
      </w:r>
      <w:bookmarkEnd w:id="116"/>
    </w:p>
    <w:p w:rsidR="00F15DFE" w:rsidRDefault="00F15DFE" w:rsidP="0031595E">
      <w:pPr>
        <w:pStyle w:val="Heading3"/>
      </w:pPr>
      <w:r>
        <w:t>Structure of an Entity Name</w:t>
      </w:r>
    </w:p>
    <w:p w:rsidR="00F15DFE" w:rsidRDefault="00F15DFE" w:rsidP="00F15DFE">
      <w:r>
        <w:t>Entity</w:t>
      </w:r>
      <w:r w:rsidRPr="0013580D">
        <w:t xml:space="preserve"> names will be structured </w:t>
      </w:r>
      <w:r>
        <w:t>in the following sequence</w:t>
      </w:r>
      <w:r w:rsidRPr="0013580D">
        <w:t>:</w:t>
      </w:r>
    </w:p>
    <w:p w:rsidR="00F15DFE" w:rsidRPr="0013580D" w:rsidRDefault="00F15DFE" w:rsidP="00F15DFE"/>
    <w:p w:rsidR="00F15DFE" w:rsidRDefault="00F15DFE" w:rsidP="00710954">
      <w:pPr>
        <w:pStyle w:val="ListParagraph"/>
        <w:numPr>
          <w:ilvl w:val="0"/>
          <w:numId w:val="5"/>
        </w:numPr>
      </w:pPr>
      <w:r>
        <w:t>Prime Business Term(s)</w:t>
      </w:r>
    </w:p>
    <w:p w:rsidR="00F15DFE" w:rsidRDefault="00F15DFE" w:rsidP="00710954">
      <w:pPr>
        <w:pStyle w:val="ListParagraph"/>
        <w:numPr>
          <w:ilvl w:val="1"/>
          <w:numId w:val="5"/>
        </w:numPr>
      </w:pPr>
      <w:r>
        <w:t>Mandatory</w:t>
      </w:r>
    </w:p>
    <w:p w:rsidR="00F15DFE" w:rsidRDefault="00F15DFE" w:rsidP="00710954">
      <w:pPr>
        <w:pStyle w:val="ListParagraph"/>
        <w:numPr>
          <w:ilvl w:val="1"/>
          <w:numId w:val="5"/>
        </w:numPr>
      </w:pPr>
      <w:r w:rsidRPr="0013580D">
        <w:t>Noun</w:t>
      </w:r>
      <w:r>
        <w:t>(s) that represent the entity</w:t>
      </w:r>
    </w:p>
    <w:p w:rsidR="00F15DFE" w:rsidRDefault="00F15DFE" w:rsidP="00710954">
      <w:pPr>
        <w:pStyle w:val="ListParagraph"/>
        <w:numPr>
          <w:ilvl w:val="1"/>
          <w:numId w:val="5"/>
        </w:numPr>
      </w:pPr>
      <w:r>
        <w:t>Named in the singular</w:t>
      </w:r>
    </w:p>
    <w:p w:rsidR="00F15DFE" w:rsidRDefault="00F15DFE" w:rsidP="00710954">
      <w:pPr>
        <w:pStyle w:val="ListParagraph"/>
        <w:numPr>
          <w:ilvl w:val="1"/>
          <w:numId w:val="5"/>
        </w:numPr>
      </w:pPr>
      <w:r>
        <w:t>With the most significant term first</w:t>
      </w:r>
    </w:p>
    <w:p w:rsidR="00F15DFE" w:rsidRPr="003A162A" w:rsidRDefault="00F15DFE" w:rsidP="00F15DFE">
      <w:pPr>
        <w:ind w:left="1080"/>
        <w:rPr>
          <w:i/>
        </w:rPr>
      </w:pPr>
    </w:p>
    <w:p w:rsidR="00F15DFE" w:rsidRDefault="00F15DFE" w:rsidP="00710954">
      <w:pPr>
        <w:pStyle w:val="ListParagraph"/>
        <w:numPr>
          <w:ilvl w:val="0"/>
          <w:numId w:val="5"/>
        </w:numPr>
      </w:pPr>
      <w:r w:rsidRPr="0013580D">
        <w:t>Qualifier or Modifier Terms</w:t>
      </w:r>
    </w:p>
    <w:p w:rsidR="00F15DFE" w:rsidRDefault="00F15DFE" w:rsidP="00710954">
      <w:pPr>
        <w:pStyle w:val="ListParagraph"/>
        <w:numPr>
          <w:ilvl w:val="1"/>
          <w:numId w:val="5"/>
        </w:numPr>
      </w:pPr>
      <w:r>
        <w:t>Optional, used where there is a need to differentiate between or clarify multiple prime term/class term combinations.</w:t>
      </w:r>
    </w:p>
    <w:p w:rsidR="00F15DFE" w:rsidRDefault="00F15DFE" w:rsidP="00710954">
      <w:pPr>
        <w:pStyle w:val="ListParagraph"/>
        <w:numPr>
          <w:ilvl w:val="1"/>
          <w:numId w:val="5"/>
        </w:numPr>
      </w:pPr>
      <w:r w:rsidRPr="0013580D">
        <w:t>Usually Adjectives or Nouns</w:t>
      </w:r>
    </w:p>
    <w:p w:rsidR="00F15DFE" w:rsidRDefault="00F15DFE" w:rsidP="00710954">
      <w:pPr>
        <w:pStyle w:val="ListParagraph"/>
        <w:numPr>
          <w:ilvl w:val="1"/>
          <w:numId w:val="5"/>
        </w:numPr>
      </w:pPr>
      <w:r>
        <w:t>Used where the class term alone is not sufficient to differentiate</w:t>
      </w:r>
    </w:p>
    <w:p w:rsidR="00F15DFE" w:rsidRDefault="00F15DFE" w:rsidP="00710954">
      <w:pPr>
        <w:pStyle w:val="ListParagraph"/>
        <w:numPr>
          <w:ilvl w:val="1"/>
          <w:numId w:val="5"/>
        </w:numPr>
      </w:pPr>
      <w:r>
        <w:t>Named in the singular</w:t>
      </w:r>
    </w:p>
    <w:p w:rsidR="00F15DFE" w:rsidRPr="00F15DFE" w:rsidRDefault="00F15DFE" w:rsidP="00F15DFE"/>
    <w:p w:rsidR="0031595E" w:rsidRDefault="004C4888" w:rsidP="0031595E">
      <w:pPr>
        <w:pStyle w:val="Heading3"/>
      </w:pPr>
      <w:r>
        <w:t>Data Warehouse Specific Rules</w:t>
      </w:r>
    </w:p>
    <w:p w:rsidR="0031595E" w:rsidRPr="0031595E" w:rsidRDefault="0031595E" w:rsidP="0031595E"/>
    <w:p w:rsidR="0031595E" w:rsidRDefault="0031595E" w:rsidP="00710954">
      <w:pPr>
        <w:pStyle w:val="ListParagraph"/>
        <w:numPr>
          <w:ilvl w:val="0"/>
          <w:numId w:val="12"/>
        </w:numPr>
      </w:pPr>
      <w:r>
        <w:t xml:space="preserve">Data Warehouse Layer Information (Configuration, Landing, Staging, Base, etc) </w:t>
      </w:r>
      <w:r w:rsidR="00371976">
        <w:rPr>
          <w:i/>
        </w:rPr>
        <w:t>should</w:t>
      </w:r>
      <w:r w:rsidRPr="0031595E">
        <w:rPr>
          <w:i/>
        </w:rPr>
        <w:t xml:space="preserve"> not</w:t>
      </w:r>
      <w:r>
        <w:t xml:space="preserve"> be embedded in table names (use a schema</w:t>
      </w:r>
      <w:r w:rsidR="00E1697A">
        <w:t>/user/database</w:t>
      </w:r>
      <w:r>
        <w:t xml:space="preserve"> to perform separation)</w:t>
      </w:r>
    </w:p>
    <w:p w:rsidR="004C4888" w:rsidRDefault="004C4888" w:rsidP="004C4888">
      <w:pPr>
        <w:pStyle w:val="ListParagraph"/>
        <w:numPr>
          <w:ilvl w:val="0"/>
          <w:numId w:val="0"/>
        </w:numPr>
        <w:ind w:left="720"/>
      </w:pPr>
    </w:p>
    <w:p w:rsidR="004C4888" w:rsidRDefault="004C4888" w:rsidP="00710954">
      <w:pPr>
        <w:pStyle w:val="ListParagraph"/>
        <w:numPr>
          <w:ilvl w:val="0"/>
          <w:numId w:val="12"/>
        </w:numPr>
      </w:pPr>
      <w:r>
        <w:t xml:space="preserve">In the presentation layer: </w:t>
      </w:r>
    </w:p>
    <w:p w:rsidR="004C4888" w:rsidRDefault="004C4888" w:rsidP="00710954">
      <w:pPr>
        <w:pStyle w:val="ListParagraph"/>
        <w:numPr>
          <w:ilvl w:val="1"/>
          <w:numId w:val="12"/>
        </w:numPr>
      </w:pPr>
      <w:r>
        <w:t xml:space="preserve">Fact tables will be </w:t>
      </w:r>
      <w:r w:rsidR="00B10833">
        <w:t>pre</w:t>
      </w:r>
      <w:r>
        <w:t>fixed with Fact</w:t>
      </w:r>
      <w:r w:rsidR="001C31F5">
        <w:t>_</w:t>
      </w:r>
    </w:p>
    <w:p w:rsidR="004C4888" w:rsidRDefault="004C4888" w:rsidP="00710954">
      <w:pPr>
        <w:pStyle w:val="ListParagraph"/>
        <w:numPr>
          <w:ilvl w:val="1"/>
          <w:numId w:val="12"/>
        </w:numPr>
      </w:pPr>
      <w:r>
        <w:t xml:space="preserve">Dimension tables will be </w:t>
      </w:r>
      <w:r w:rsidR="00B10833">
        <w:t>pre</w:t>
      </w:r>
      <w:r>
        <w:t>fixed with Dim</w:t>
      </w:r>
      <w:r w:rsidR="001C31F5">
        <w:t>_</w:t>
      </w:r>
    </w:p>
    <w:p w:rsidR="000B677F" w:rsidRDefault="000B677F" w:rsidP="000B677F">
      <w:pPr>
        <w:ind w:left="1080"/>
      </w:pPr>
    </w:p>
    <w:p w:rsidR="000B677F" w:rsidRDefault="000B677F" w:rsidP="00710954">
      <w:pPr>
        <w:pStyle w:val="ListParagraph"/>
        <w:numPr>
          <w:ilvl w:val="0"/>
          <w:numId w:val="12"/>
        </w:numPr>
      </w:pPr>
      <w:r>
        <w:t>In data warehouse fact tables, plural names are acceptable</w:t>
      </w:r>
      <w:r w:rsidR="002B382D">
        <w:t xml:space="preserve"> where the entity is an aggregate fact</w:t>
      </w:r>
    </w:p>
    <w:p w:rsidR="002A183D" w:rsidRDefault="002A183D" w:rsidP="002A183D"/>
    <w:p w:rsidR="002A183D" w:rsidRDefault="002A183D" w:rsidP="002A183D">
      <w:pPr>
        <w:pStyle w:val="Heading3"/>
      </w:pPr>
      <w:r>
        <w:t>General Rules</w:t>
      </w:r>
    </w:p>
    <w:p w:rsidR="002A183D" w:rsidRDefault="002A183D" w:rsidP="002A183D"/>
    <w:p w:rsidR="002A183D" w:rsidRDefault="002A183D" w:rsidP="00710954">
      <w:pPr>
        <w:pStyle w:val="ListParagraph"/>
        <w:numPr>
          <w:ilvl w:val="0"/>
          <w:numId w:val="18"/>
        </w:numPr>
      </w:pPr>
      <w:r>
        <w:t>Entity names should not include unnecessary terms such as:</w:t>
      </w:r>
    </w:p>
    <w:p w:rsidR="002A183D" w:rsidRDefault="002A183D" w:rsidP="00710954">
      <w:pPr>
        <w:pStyle w:val="ListParagraph"/>
        <w:numPr>
          <w:ilvl w:val="1"/>
          <w:numId w:val="18"/>
        </w:numPr>
      </w:pPr>
      <w:r>
        <w:t>Data</w:t>
      </w:r>
    </w:p>
    <w:p w:rsidR="002A183D" w:rsidRDefault="002A183D" w:rsidP="00710954">
      <w:pPr>
        <w:pStyle w:val="ListParagraph"/>
        <w:numPr>
          <w:ilvl w:val="1"/>
          <w:numId w:val="18"/>
        </w:numPr>
      </w:pPr>
      <w:r>
        <w:t>Information</w:t>
      </w:r>
    </w:p>
    <w:p w:rsidR="002A183D" w:rsidRPr="0031595E" w:rsidRDefault="002A183D" w:rsidP="00710954">
      <w:pPr>
        <w:pStyle w:val="ListParagraph"/>
        <w:numPr>
          <w:ilvl w:val="1"/>
          <w:numId w:val="18"/>
        </w:numPr>
      </w:pPr>
      <w:r>
        <w:t>Details</w:t>
      </w:r>
    </w:p>
    <w:p w:rsidR="005D27C3" w:rsidRDefault="0013580D" w:rsidP="0013580D">
      <w:pPr>
        <w:pStyle w:val="Heading2"/>
      </w:pPr>
      <w:bookmarkStart w:id="117" w:name="_Toc444694142"/>
      <w:r>
        <w:t>Attribute</w:t>
      </w:r>
      <w:r w:rsidR="002A183D">
        <w:t xml:space="preserve"> Name</w:t>
      </w:r>
      <w:r>
        <w:t>s</w:t>
      </w:r>
      <w:bookmarkEnd w:id="117"/>
    </w:p>
    <w:p w:rsidR="0013580D" w:rsidRPr="0013580D" w:rsidRDefault="0013580D" w:rsidP="00474920">
      <w:pPr>
        <w:pStyle w:val="Heading3"/>
      </w:pPr>
      <w:r>
        <w:t>Structure of an Attribute Name</w:t>
      </w:r>
    </w:p>
    <w:p w:rsidR="005D27C3" w:rsidRDefault="0013580D" w:rsidP="0013580D">
      <w:r>
        <w:t>Attribute</w:t>
      </w:r>
      <w:r w:rsidR="005D27C3" w:rsidRPr="0013580D">
        <w:t xml:space="preserve"> names will be structured </w:t>
      </w:r>
      <w:r w:rsidR="00475950">
        <w:t>in the following sequence</w:t>
      </w:r>
      <w:r w:rsidR="005D27C3" w:rsidRPr="0013580D">
        <w:t>:</w:t>
      </w:r>
    </w:p>
    <w:p w:rsidR="003A162A" w:rsidRPr="0013580D" w:rsidRDefault="003A162A" w:rsidP="0013580D"/>
    <w:p w:rsidR="003A162A" w:rsidRDefault="003A162A" w:rsidP="00710954">
      <w:pPr>
        <w:pStyle w:val="ListParagraph"/>
        <w:numPr>
          <w:ilvl w:val="0"/>
          <w:numId w:val="16"/>
        </w:numPr>
      </w:pPr>
      <w:r>
        <w:t>Prime Business Term(s)</w:t>
      </w:r>
    </w:p>
    <w:p w:rsidR="003A162A" w:rsidRDefault="003A162A" w:rsidP="00710954">
      <w:pPr>
        <w:pStyle w:val="ListParagraph"/>
        <w:numPr>
          <w:ilvl w:val="1"/>
          <w:numId w:val="16"/>
        </w:numPr>
      </w:pPr>
      <w:r>
        <w:t>Mandatory</w:t>
      </w:r>
    </w:p>
    <w:p w:rsidR="003A162A" w:rsidRDefault="004F151E" w:rsidP="00710954">
      <w:pPr>
        <w:pStyle w:val="ListParagraph"/>
        <w:numPr>
          <w:ilvl w:val="1"/>
          <w:numId w:val="16"/>
        </w:numPr>
      </w:pPr>
      <w:r w:rsidRPr="0013580D">
        <w:t>Noun</w:t>
      </w:r>
      <w:r w:rsidR="003A162A">
        <w:t xml:space="preserve">(s) that represents the </w:t>
      </w:r>
      <w:r w:rsidR="00B55642">
        <w:t>entity</w:t>
      </w:r>
      <w:r w:rsidR="003A162A">
        <w:t xml:space="preserve"> to which the attribute relates</w:t>
      </w:r>
    </w:p>
    <w:p w:rsidR="003A162A" w:rsidRDefault="003A162A" w:rsidP="00710954">
      <w:pPr>
        <w:pStyle w:val="ListParagraph"/>
        <w:numPr>
          <w:ilvl w:val="1"/>
          <w:numId w:val="16"/>
        </w:numPr>
      </w:pPr>
      <w:r>
        <w:t>Named in the singular</w:t>
      </w:r>
    </w:p>
    <w:p w:rsidR="003A162A" w:rsidRPr="003A162A" w:rsidRDefault="003A162A" w:rsidP="003A162A">
      <w:pPr>
        <w:ind w:left="1080"/>
        <w:rPr>
          <w:i/>
        </w:rPr>
      </w:pPr>
      <w:r w:rsidRPr="003A162A">
        <w:rPr>
          <w:i/>
        </w:rPr>
        <w:t>Embedding the entity name in each attribute enables business users to perform natural joins in analytics tools</w:t>
      </w:r>
      <w:r>
        <w:rPr>
          <w:i/>
        </w:rPr>
        <w:t>, and reduces errors caused by ambiguity</w:t>
      </w:r>
    </w:p>
    <w:p w:rsidR="003A162A" w:rsidRPr="0013580D" w:rsidRDefault="003A162A" w:rsidP="003A162A">
      <w:pPr>
        <w:ind w:left="1080"/>
      </w:pPr>
    </w:p>
    <w:p w:rsidR="003A162A" w:rsidRDefault="004F151E" w:rsidP="00710954">
      <w:pPr>
        <w:pStyle w:val="ListParagraph"/>
        <w:numPr>
          <w:ilvl w:val="0"/>
          <w:numId w:val="16"/>
        </w:numPr>
      </w:pPr>
      <w:r w:rsidRPr="0013580D">
        <w:t>Qualifier or Modifier Terms</w:t>
      </w:r>
    </w:p>
    <w:p w:rsidR="003A162A" w:rsidRDefault="003A162A" w:rsidP="00710954">
      <w:pPr>
        <w:pStyle w:val="ListParagraph"/>
        <w:numPr>
          <w:ilvl w:val="1"/>
          <w:numId w:val="16"/>
        </w:numPr>
      </w:pPr>
      <w:r>
        <w:t>Optional</w:t>
      </w:r>
      <w:r w:rsidR="007F62B7">
        <w:t>, used where there is a need to differentiate between or clarify multiple prime term/class term combinations.</w:t>
      </w:r>
    </w:p>
    <w:p w:rsidR="005D27C3" w:rsidRDefault="00320327" w:rsidP="00710954">
      <w:pPr>
        <w:pStyle w:val="ListParagraph"/>
        <w:numPr>
          <w:ilvl w:val="1"/>
          <w:numId w:val="16"/>
        </w:numPr>
      </w:pPr>
      <w:r w:rsidRPr="0013580D">
        <w:t>Usually Adjectives or Nouns</w:t>
      </w:r>
    </w:p>
    <w:p w:rsidR="003A162A" w:rsidRDefault="003A162A" w:rsidP="00710954">
      <w:pPr>
        <w:pStyle w:val="ListParagraph"/>
        <w:numPr>
          <w:ilvl w:val="1"/>
          <w:numId w:val="16"/>
        </w:numPr>
      </w:pPr>
      <w:r>
        <w:t>Used where the class term alone is not sufficient to differentiate</w:t>
      </w:r>
    </w:p>
    <w:p w:rsidR="003A162A" w:rsidRDefault="003A162A" w:rsidP="00710954">
      <w:pPr>
        <w:pStyle w:val="ListParagraph"/>
        <w:numPr>
          <w:ilvl w:val="1"/>
          <w:numId w:val="16"/>
        </w:numPr>
      </w:pPr>
      <w:r>
        <w:t>Named in the singular</w:t>
      </w:r>
    </w:p>
    <w:p w:rsidR="003A162A" w:rsidRPr="0013580D" w:rsidRDefault="003A162A" w:rsidP="003A162A">
      <w:pPr>
        <w:pStyle w:val="ListParagraph"/>
        <w:numPr>
          <w:ilvl w:val="0"/>
          <w:numId w:val="0"/>
        </w:numPr>
        <w:ind w:left="1440"/>
      </w:pPr>
    </w:p>
    <w:p w:rsidR="00320327" w:rsidRPr="0013580D" w:rsidRDefault="00320327" w:rsidP="00710954">
      <w:pPr>
        <w:pStyle w:val="ListParagraph"/>
        <w:numPr>
          <w:ilvl w:val="0"/>
          <w:numId w:val="16"/>
        </w:numPr>
      </w:pPr>
      <w:r w:rsidRPr="0013580D">
        <w:t>Class Term</w:t>
      </w:r>
      <w:r w:rsidR="0017730F" w:rsidRPr="0013580D">
        <w:t xml:space="preserve"> (or Domain)</w:t>
      </w:r>
      <w:r w:rsidRPr="0013580D">
        <w:t xml:space="preserve"> – A word that indicates the data type, usually a Noun. </w:t>
      </w:r>
    </w:p>
    <w:p w:rsidR="003A162A" w:rsidRDefault="003A162A" w:rsidP="00710954">
      <w:pPr>
        <w:pStyle w:val="ListParagraph"/>
        <w:numPr>
          <w:ilvl w:val="1"/>
          <w:numId w:val="16"/>
        </w:numPr>
      </w:pPr>
      <w:r>
        <w:t>Mandatory</w:t>
      </w:r>
    </w:p>
    <w:p w:rsidR="00320327" w:rsidRPr="0013580D" w:rsidRDefault="00320327" w:rsidP="00710954">
      <w:pPr>
        <w:pStyle w:val="ListParagraph"/>
        <w:numPr>
          <w:ilvl w:val="1"/>
          <w:numId w:val="16"/>
        </w:numPr>
      </w:pPr>
      <w:r w:rsidRPr="0013580D">
        <w:t xml:space="preserve">This </w:t>
      </w:r>
      <w:r w:rsidR="002D570B" w:rsidRPr="002D570B">
        <w:rPr>
          <w:i/>
        </w:rPr>
        <w:t>must</w:t>
      </w:r>
      <w:r w:rsidRPr="0013580D">
        <w:t xml:space="preserve"> (with the exception of date and time related data types) be a business term rather than a base datatype)</w:t>
      </w:r>
    </w:p>
    <w:p w:rsidR="0017730F" w:rsidRDefault="0017730F" w:rsidP="00710954">
      <w:pPr>
        <w:pStyle w:val="ListParagraph"/>
        <w:numPr>
          <w:ilvl w:val="1"/>
          <w:numId w:val="16"/>
        </w:numPr>
      </w:pPr>
      <w:r w:rsidRPr="0013580D">
        <w:t xml:space="preserve">This </w:t>
      </w:r>
      <w:r w:rsidR="00B55642">
        <w:rPr>
          <w:i/>
        </w:rPr>
        <w:t>should</w:t>
      </w:r>
      <w:r w:rsidRPr="0013580D">
        <w:t xml:space="preserve"> describe an enterprise standard data format corresponding to the app</w:t>
      </w:r>
      <w:r w:rsidR="003A162A">
        <w:t>roved list of class terms (</w:t>
      </w:r>
      <w:r w:rsidR="003A162A" w:rsidRPr="004E5227">
        <w:t>below</w:t>
      </w:r>
      <w:r w:rsidR="003A162A">
        <w:t>)</w:t>
      </w:r>
    </w:p>
    <w:p w:rsidR="003A162A" w:rsidRDefault="003A162A" w:rsidP="00710954">
      <w:pPr>
        <w:pStyle w:val="ListParagraph"/>
        <w:numPr>
          <w:ilvl w:val="1"/>
          <w:numId w:val="16"/>
        </w:numPr>
      </w:pPr>
      <w:r>
        <w:t xml:space="preserve">This </w:t>
      </w:r>
      <w:r w:rsidR="002D570B" w:rsidRPr="002D570B">
        <w:rPr>
          <w:i/>
        </w:rPr>
        <w:t>must</w:t>
      </w:r>
      <w:r>
        <w:t xml:space="preserve"> be named in the singular except where an approved class term exists that is designed to hold multiple values (e.g. Forenames)</w:t>
      </w:r>
    </w:p>
    <w:p w:rsidR="002D447D" w:rsidRDefault="002D447D" w:rsidP="002D447D">
      <w:pPr>
        <w:pStyle w:val="ListParagraph"/>
        <w:numPr>
          <w:ilvl w:val="0"/>
          <w:numId w:val="0"/>
        </w:numPr>
        <w:ind w:left="720"/>
      </w:pPr>
    </w:p>
    <w:p w:rsidR="002D447D" w:rsidRDefault="002D447D" w:rsidP="002D447D">
      <w:pPr>
        <w:pStyle w:val="ListParagraph"/>
        <w:numPr>
          <w:ilvl w:val="0"/>
          <w:numId w:val="16"/>
        </w:numPr>
      </w:pPr>
      <w:r>
        <w:t xml:space="preserve">Where the name uses Industry and generally Recognised Terms that do not comply with the above </w:t>
      </w:r>
      <w:r w:rsidR="00B43F47">
        <w:t>standards</w:t>
      </w:r>
    </w:p>
    <w:p w:rsidR="002D447D" w:rsidRDefault="00B43F47" w:rsidP="002D447D">
      <w:pPr>
        <w:pStyle w:val="ListParagraph"/>
        <w:numPr>
          <w:ilvl w:val="1"/>
          <w:numId w:val="16"/>
        </w:numPr>
      </w:pPr>
      <w:r>
        <w:t>T</w:t>
      </w:r>
      <w:r w:rsidR="002D447D">
        <w:t xml:space="preserve">reat the </w:t>
      </w:r>
      <w:r w:rsidR="002D447D" w:rsidRPr="002D447D">
        <w:rPr>
          <w:u w:val="single"/>
        </w:rPr>
        <w:t>whole</w:t>
      </w:r>
      <w:r w:rsidR="002D447D">
        <w:t xml:space="preserve"> of the industry or recognised term as a qualifier or modifier term</w:t>
      </w:r>
    </w:p>
    <w:p w:rsidR="00B3105B" w:rsidRDefault="00B3105B" w:rsidP="00B3105B">
      <w:pPr>
        <w:pStyle w:val="Heading3"/>
      </w:pPr>
      <w:r>
        <w:t>Foreign Keys</w:t>
      </w:r>
    </w:p>
    <w:p w:rsidR="00B3105B" w:rsidRPr="00F15DFE" w:rsidRDefault="00B3105B" w:rsidP="00B3105B"/>
    <w:p w:rsidR="00B3105B" w:rsidRDefault="00B3105B" w:rsidP="00B3105B">
      <w:r>
        <w:t>Foreign keys are fields used to join to another table.</w:t>
      </w:r>
    </w:p>
    <w:p w:rsidR="00B3105B" w:rsidRDefault="00B3105B" w:rsidP="00B3105B"/>
    <w:p w:rsidR="00B3105B" w:rsidRDefault="00B3105B" w:rsidP="00B3105B">
      <w:pPr>
        <w:pStyle w:val="ListParagraph"/>
        <w:numPr>
          <w:ilvl w:val="0"/>
          <w:numId w:val="11"/>
        </w:numPr>
      </w:pPr>
      <w:del w:id="118" w:author="Bennett, David (Strategy, Architecture &amp; Data.PFMS)" w:date="2016-03-02T13:18:00Z">
        <w:r>
          <w:delText>Adopt</w:delText>
        </w:r>
      </w:del>
      <w:ins w:id="119" w:author="Bennett, David (Strategy, Architecture &amp; Data.PFMS)" w:date="2016-03-02T13:18:00Z">
        <w:r>
          <w:t>Where the attribute name remains unique, adopt</w:t>
        </w:r>
      </w:ins>
      <w:r>
        <w:t xml:space="preserve"> the full name of the attribute that is the </w:t>
      </w:r>
      <w:del w:id="120" w:author="Bennett, David (Strategy, Architecture &amp; Data.PFMS)" w:date="2016-03-02T13:18:00Z">
        <w:r>
          <w:delText>source</w:delText>
        </w:r>
      </w:del>
      <w:ins w:id="121" w:author="Bennett, David (Strategy, Architecture &amp; Data.PFMS)" w:date="2016-03-02T13:18:00Z">
        <w:r>
          <w:t>origin</w:t>
        </w:r>
      </w:ins>
      <w:r>
        <w:t xml:space="preserve"> of the</w:t>
      </w:r>
      <w:ins w:id="122" w:author="Bennett, David (Strategy, Architecture &amp; Data.PFMS)" w:date="2016-03-02T13:18:00Z">
        <w:r>
          <w:t xml:space="preserve"> foreign key</w:t>
        </w:r>
      </w:ins>
      <w:r>
        <w:t xml:space="preserve"> attribute (this will generally be the entire primary key of a base entity)</w:t>
      </w:r>
    </w:p>
    <w:p w:rsidR="00B3105B" w:rsidRDefault="00B3105B" w:rsidP="00B3105B">
      <w:pPr>
        <w:ind w:left="360"/>
      </w:pPr>
    </w:p>
    <w:p w:rsidR="00B3105B" w:rsidRDefault="00B3105B" w:rsidP="00B3105B">
      <w:pPr>
        <w:ind w:left="360" w:firstLine="360"/>
        <w:rPr>
          <w:del w:id="123" w:author="Bennett, David (Strategy, Architecture &amp; Data.PFMS)" w:date="2016-03-02T13:18:00Z"/>
        </w:rPr>
      </w:pPr>
      <w:del w:id="124" w:author="Bennett, David (Strategy, Architecture &amp; Data.PFMS)" w:date="2016-03-02T13:18:00Z">
        <w:r>
          <w:delText xml:space="preserve"> </w:delText>
        </w:r>
        <w:r>
          <w:object w:dxaOrig="8341" w:dyaOrig="2760" w14:anchorId="4000AC91">
            <v:shape id="_x0000_i1034" type="#_x0000_t75" style="width:251.7pt;height:82.95pt" o:ole="">
              <v:imagedata r:id="rId37" o:title=""/>
            </v:shape>
            <o:OLEObject Type="Embed" ProgID="Visio.Drawing.15" ShapeID="_x0000_i1034" DrawAspect="Content" ObjectID="_1532168380" r:id="rId38"/>
          </w:object>
        </w:r>
      </w:del>
    </w:p>
    <w:p w:rsidR="00B3105B" w:rsidRDefault="00B3105B" w:rsidP="00B3105B">
      <w:pPr>
        <w:ind w:left="360" w:firstLine="360"/>
        <w:rPr>
          <w:ins w:id="125" w:author="Bennett, David (Strategy, Architecture &amp; Data.PFMS)" w:date="2016-03-02T13:18:00Z"/>
        </w:rPr>
      </w:pPr>
      <w:ins w:id="126" w:author="Bennett, David (Strategy, Architecture &amp; Data.PFMS)" w:date="2016-03-02T13:18:00Z">
        <w:r>
          <w:t xml:space="preserve"> </w:t>
        </w:r>
      </w:ins>
      <w:ins w:id="127" w:author="Bennett, David (Strategy, Architecture &amp; Data.PFMS)" w:date="2016-03-02T13:18:00Z">
        <w:r>
          <w:object w:dxaOrig="8341" w:dyaOrig="2760" w14:anchorId="74E91828">
            <v:shape id="_x0000_i1035" type="#_x0000_t75" style="width:251.7pt;height:82.35pt" o:ole="">
              <v:imagedata r:id="rId37" o:title=""/>
            </v:shape>
            <o:OLEObject Type="Embed" ProgID="Visio.Drawing.15" ShapeID="_x0000_i1035" DrawAspect="Content" ObjectID="_1532168381" r:id="rId39"/>
          </w:object>
        </w:r>
      </w:ins>
    </w:p>
    <w:p w:rsidR="00B3105B" w:rsidRPr="00E10D18" w:rsidRDefault="00B3105B" w:rsidP="00B3105B">
      <w:pPr>
        <w:ind w:left="360" w:firstLine="360"/>
        <w:rPr>
          <w:i/>
        </w:rPr>
      </w:pPr>
      <w:r w:rsidRPr="00E10D18">
        <w:rPr>
          <w:i/>
        </w:rPr>
        <w:t>In the example above the foreign key field name is identical in both tables</w:t>
      </w:r>
    </w:p>
    <w:p w:rsidR="00B3105B" w:rsidRDefault="00B3105B" w:rsidP="00B3105B">
      <w:pPr>
        <w:ind w:left="360" w:firstLine="360"/>
      </w:pPr>
    </w:p>
    <w:p w:rsidR="00B3105B" w:rsidRDefault="00B3105B" w:rsidP="00B3105B">
      <w:pPr>
        <w:ind w:left="720"/>
        <w:rPr>
          <w:i/>
        </w:rPr>
      </w:pPr>
      <w:r w:rsidRPr="0031595E">
        <w:rPr>
          <w:i/>
        </w:rPr>
        <w:t>Aligning the names of attributes used to perform joins enables business users to perform natural joins in analytic tools</w:t>
      </w:r>
    </w:p>
    <w:p w:rsidR="00B3105B" w:rsidRDefault="00B3105B" w:rsidP="00B3105B">
      <w:pPr>
        <w:ind w:left="720"/>
        <w:rPr>
          <w:ins w:id="128" w:author="Bennett, David (Strategy, Architecture &amp; Data.PFMS)" w:date="2016-03-02T13:18:00Z"/>
          <w:i/>
        </w:rPr>
      </w:pPr>
    </w:p>
    <w:p w:rsidR="00B3105B" w:rsidRDefault="00B3105B" w:rsidP="00B3105B">
      <w:pPr>
        <w:pStyle w:val="ListParagraph"/>
        <w:numPr>
          <w:ilvl w:val="0"/>
          <w:numId w:val="11"/>
        </w:numPr>
        <w:rPr>
          <w:ins w:id="129" w:author="Bennett, David (Strategy, Architecture &amp; Data.PFMS)" w:date="2016-03-02T13:18:00Z"/>
        </w:rPr>
      </w:pPr>
      <w:ins w:id="130" w:author="Bennett, David (Strategy, Architecture &amp; Data.PFMS)" w:date="2016-03-02T13:18:00Z">
        <w:r w:rsidRPr="00D9777B">
          <w:t xml:space="preserve">Where </w:t>
        </w:r>
        <w:r>
          <w:t>the adoption of the full attribute name creates a duplicate (the most common instances this would occur in are recursive relationships to the same table, or multiple relationships from the same table), include a qualifier or modifier term</w:t>
        </w:r>
      </w:ins>
    </w:p>
    <w:p w:rsidR="00B3105B" w:rsidRPr="00D9777B" w:rsidRDefault="00B3105B" w:rsidP="00B3105B">
      <w:pPr>
        <w:pStyle w:val="ListParagraph"/>
        <w:numPr>
          <w:ilvl w:val="0"/>
          <w:numId w:val="0"/>
        </w:numPr>
        <w:ind w:left="720"/>
        <w:rPr>
          <w:ins w:id="131" w:author="Bennett, David (Strategy, Architecture &amp; Data.PFMS)" w:date="2016-03-02T13:18:00Z"/>
        </w:rPr>
      </w:pPr>
      <w:ins w:id="132" w:author="Bennett, David (Strategy, Architecture &amp; Data.PFMS)" w:date="2016-03-02T13:18:00Z">
        <w:r>
          <w:object w:dxaOrig="11265" w:dyaOrig="5986" w14:anchorId="2D509C6F">
            <v:shape id="_x0000_i1036" type="#_x0000_t75" style="width:307pt;height:163pt" o:ole="">
              <v:imagedata r:id="rId40" o:title=""/>
            </v:shape>
            <o:OLEObject Type="Embed" ProgID="Visio.Drawing.15" ShapeID="_x0000_i1036" DrawAspect="Content" ObjectID="_1532168382" r:id="rId41"/>
          </w:object>
        </w:r>
      </w:ins>
    </w:p>
    <w:p w:rsidR="00FE704F" w:rsidRDefault="00FE704F" w:rsidP="00474920">
      <w:pPr>
        <w:pStyle w:val="Heading3"/>
      </w:pPr>
      <w:r>
        <w:t>Audit Fields</w:t>
      </w:r>
    </w:p>
    <w:p w:rsidR="00FE704F" w:rsidRDefault="00FE704F" w:rsidP="00710954">
      <w:pPr>
        <w:pStyle w:val="ListParagraph"/>
        <w:numPr>
          <w:ilvl w:val="0"/>
          <w:numId w:val="19"/>
        </w:numPr>
      </w:pPr>
      <w:r>
        <w:t>Audit fields such as update dates and times will comply with attribute naming rules in full.</w:t>
      </w:r>
    </w:p>
    <w:p w:rsidR="00FE704F" w:rsidRDefault="00FE704F" w:rsidP="00FE704F">
      <w:pPr>
        <w:pStyle w:val="ListParagraph"/>
        <w:numPr>
          <w:ilvl w:val="0"/>
          <w:numId w:val="0"/>
        </w:numPr>
        <w:ind w:left="720"/>
      </w:pPr>
    </w:p>
    <w:p w:rsidR="00FE704F" w:rsidRDefault="00FE704F" w:rsidP="00710954">
      <w:pPr>
        <w:pStyle w:val="ListParagraph"/>
        <w:numPr>
          <w:ilvl w:val="0"/>
          <w:numId w:val="19"/>
        </w:numPr>
      </w:pPr>
      <w:r>
        <w:t xml:space="preserve">It is especially important to include the prime business term as the start of the audit field name (e.g. </w:t>
      </w:r>
      <w:r w:rsidRPr="00FE704F">
        <w:rPr>
          <w:i/>
        </w:rPr>
        <w:t>Customer_</w:t>
      </w:r>
      <w:r>
        <w:t>Last_Update_Date</w:t>
      </w:r>
      <w:r w:rsidR="007969B9">
        <w:t>, rather than Last_Update_Date</w:t>
      </w:r>
      <w:r>
        <w:t>)</w:t>
      </w:r>
    </w:p>
    <w:p w:rsidR="00FE704F" w:rsidRDefault="00FE704F" w:rsidP="00FE704F">
      <w:pPr>
        <w:pStyle w:val="ListParagraph"/>
        <w:numPr>
          <w:ilvl w:val="0"/>
          <w:numId w:val="0"/>
        </w:numPr>
        <w:ind w:left="720"/>
        <w:rPr>
          <w:i/>
        </w:rPr>
      </w:pPr>
    </w:p>
    <w:p w:rsidR="00FE704F" w:rsidRPr="00FE704F" w:rsidRDefault="00FE704F" w:rsidP="00FE704F">
      <w:pPr>
        <w:pStyle w:val="ListParagraph"/>
        <w:numPr>
          <w:ilvl w:val="0"/>
          <w:numId w:val="0"/>
        </w:numPr>
        <w:ind w:left="720"/>
        <w:rPr>
          <w:i/>
        </w:rPr>
      </w:pPr>
      <w:r>
        <w:rPr>
          <w:i/>
        </w:rPr>
        <w:t>Differentiating</w:t>
      </w:r>
      <w:r w:rsidRPr="00FE704F">
        <w:rPr>
          <w:i/>
        </w:rPr>
        <w:t xml:space="preserve"> the names of attributes </w:t>
      </w:r>
      <w:r>
        <w:rPr>
          <w:i/>
        </w:rPr>
        <w:t xml:space="preserve">not intended </w:t>
      </w:r>
      <w:r w:rsidRPr="00FE704F">
        <w:rPr>
          <w:i/>
        </w:rPr>
        <w:t xml:space="preserve">to perform joins </w:t>
      </w:r>
      <w:r>
        <w:rPr>
          <w:i/>
        </w:rPr>
        <w:t xml:space="preserve">reduces </w:t>
      </w:r>
      <w:r w:rsidR="005C46F5">
        <w:rPr>
          <w:i/>
        </w:rPr>
        <w:t xml:space="preserve">the risk of </w:t>
      </w:r>
      <w:r w:rsidRPr="00FE704F">
        <w:rPr>
          <w:i/>
        </w:rPr>
        <w:t>user</w:t>
      </w:r>
      <w:r>
        <w:rPr>
          <w:i/>
        </w:rPr>
        <w:t xml:space="preserve"> </w:t>
      </w:r>
      <w:r w:rsidR="005C46F5">
        <w:rPr>
          <w:i/>
        </w:rPr>
        <w:t>error</w:t>
      </w:r>
      <w:r w:rsidRPr="00FE704F">
        <w:rPr>
          <w:i/>
        </w:rPr>
        <w:t xml:space="preserve"> </w:t>
      </w:r>
      <w:r>
        <w:rPr>
          <w:i/>
        </w:rPr>
        <w:t xml:space="preserve">when </w:t>
      </w:r>
      <w:r w:rsidRPr="00FE704F">
        <w:rPr>
          <w:i/>
        </w:rPr>
        <w:t>perform</w:t>
      </w:r>
      <w:r>
        <w:rPr>
          <w:i/>
        </w:rPr>
        <w:t>ing</w:t>
      </w:r>
      <w:r w:rsidRPr="00FE704F">
        <w:rPr>
          <w:i/>
        </w:rPr>
        <w:t xml:space="preserve"> natural joins in analytic tools</w:t>
      </w:r>
    </w:p>
    <w:p w:rsidR="00FE704F" w:rsidRPr="00FE704F" w:rsidRDefault="00C47D39" w:rsidP="00FE704F">
      <w:pPr>
        <w:pStyle w:val="ListParagraph"/>
        <w:numPr>
          <w:ilvl w:val="0"/>
          <w:numId w:val="0"/>
        </w:numPr>
        <w:ind w:left="720"/>
      </w:pPr>
      <w:r>
        <w:object w:dxaOrig="11581" w:dyaOrig="7681" w14:anchorId="64207110">
          <v:shape id="_x0000_i1037" type="#_x0000_t75" style="width:334.65pt;height:221.75pt" o:ole="">
            <v:imagedata r:id="rId42" o:title=""/>
          </v:shape>
          <o:OLEObject Type="Embed" ProgID="Visio.Drawing.15" ShapeID="_x0000_i1037" DrawAspect="Content" ObjectID="_1532168383" r:id="rId43"/>
        </w:object>
      </w:r>
    </w:p>
    <w:p w:rsidR="00C47D39" w:rsidRDefault="00C47D39" w:rsidP="00C47D39">
      <w:pPr>
        <w:pStyle w:val="Heading3"/>
      </w:pPr>
      <w:r>
        <w:t>One Attribute: One Meaning</w:t>
      </w:r>
    </w:p>
    <w:p w:rsidR="00C47D39" w:rsidRPr="00D92F2B" w:rsidRDefault="00C47D39" w:rsidP="00C47D39"/>
    <w:p w:rsidR="00C47D39" w:rsidRDefault="00C47D39" w:rsidP="00710954">
      <w:pPr>
        <w:pStyle w:val="ListParagraph"/>
        <w:numPr>
          <w:ilvl w:val="0"/>
          <w:numId w:val="20"/>
        </w:numPr>
      </w:pPr>
      <w:r>
        <w:t>Attributes (except where in extensible data structures such as key-value pairs identified by a primary key that defines its context) that can be assigned multiple descriptions without identifying context should be avoided, they should be separated</w:t>
      </w:r>
    </w:p>
    <w:p w:rsidR="00C47D39" w:rsidRDefault="00C47D39" w:rsidP="00C47D39">
      <w:pPr>
        <w:pStyle w:val="ListParagraph"/>
        <w:numPr>
          <w:ilvl w:val="0"/>
          <w:numId w:val="0"/>
        </w:numPr>
        <w:ind w:left="720"/>
      </w:pPr>
    </w:p>
    <w:p w:rsidR="00C47D39" w:rsidRPr="008D0057" w:rsidRDefault="00C47D39" w:rsidP="00C47D39">
      <w:pPr>
        <w:pStyle w:val="ListParagraph"/>
        <w:numPr>
          <w:ilvl w:val="0"/>
          <w:numId w:val="0"/>
        </w:numPr>
        <w:ind w:left="720"/>
        <w:rPr>
          <w:i/>
        </w:rPr>
      </w:pPr>
      <w:r w:rsidRPr="008D0057">
        <w:rPr>
          <w:i/>
        </w:rPr>
        <w:t>E.g. a general identifiers field (left) that could hold national insurance, driving licence number, etc is not appropriate as no context is provided without interrogating the data. A more appropriate structure is shown on the right, a system can use identifier_type to get the required type of identifier without interrogating the attribute contents.</w:t>
      </w:r>
    </w:p>
    <w:p w:rsidR="00C47D39" w:rsidRDefault="00C47D39" w:rsidP="00C47D39">
      <w:pPr>
        <w:pStyle w:val="ListParagraph"/>
        <w:numPr>
          <w:ilvl w:val="0"/>
          <w:numId w:val="0"/>
        </w:numPr>
        <w:ind w:left="720"/>
      </w:pPr>
      <w:r>
        <w:object w:dxaOrig="8685" w:dyaOrig="3480" w14:anchorId="4B9E708B">
          <v:shape id="_x0000_i1038" type="#_x0000_t75" style="width:268.4pt;height:108.3pt" o:ole="">
            <v:imagedata r:id="rId44" o:title=""/>
          </v:shape>
          <o:OLEObject Type="Embed" ProgID="Visio.Drawing.15" ShapeID="_x0000_i1038" DrawAspect="Content" ObjectID="_1532168384" r:id="rId45"/>
        </w:object>
      </w:r>
    </w:p>
    <w:p w:rsidR="005B2471" w:rsidRDefault="005B2471" w:rsidP="005B2471">
      <w:pPr>
        <w:pStyle w:val="ListParagraph"/>
        <w:numPr>
          <w:ilvl w:val="0"/>
          <w:numId w:val="20"/>
        </w:numPr>
      </w:pPr>
      <w:r>
        <w:t>Attributes that consist of multiple segments should be avoided unless there is absolute certainty that the separate components will never be used alone.</w:t>
      </w:r>
    </w:p>
    <w:p w:rsidR="005B2471" w:rsidRDefault="005B2471" w:rsidP="005B2471">
      <w:pPr>
        <w:pStyle w:val="ListParagraph"/>
        <w:numPr>
          <w:ilvl w:val="0"/>
          <w:numId w:val="0"/>
        </w:numPr>
        <w:ind w:left="720"/>
      </w:pPr>
    </w:p>
    <w:p w:rsidR="005B2471" w:rsidRPr="005B2471" w:rsidRDefault="005B2471" w:rsidP="005B2471">
      <w:pPr>
        <w:pStyle w:val="ListParagraph"/>
        <w:numPr>
          <w:ilvl w:val="0"/>
          <w:numId w:val="0"/>
        </w:numPr>
        <w:ind w:left="720"/>
        <w:rPr>
          <w:i/>
        </w:rPr>
      </w:pPr>
      <w:r w:rsidRPr="005B2471">
        <w:rPr>
          <w:i/>
        </w:rPr>
        <w:t>E.g. A code that is made up of Brand and Product identifiers should be avoided:</w:t>
      </w:r>
    </w:p>
    <w:p w:rsidR="005B2471" w:rsidRPr="005B2471" w:rsidRDefault="005B2471" w:rsidP="005B2471">
      <w:pPr>
        <w:pStyle w:val="ListParagraph"/>
        <w:numPr>
          <w:ilvl w:val="0"/>
          <w:numId w:val="0"/>
        </w:numPr>
        <w:ind w:left="720"/>
        <w:rPr>
          <w:i/>
        </w:rPr>
      </w:pPr>
      <w:r w:rsidRPr="005B2471">
        <w:rPr>
          <w:i/>
        </w:rPr>
        <w:t>Product: SAT-1234</w:t>
      </w:r>
    </w:p>
    <w:p w:rsidR="005B2471" w:rsidRPr="005B2471" w:rsidRDefault="005B2471" w:rsidP="005B2471">
      <w:pPr>
        <w:pStyle w:val="ListParagraph"/>
        <w:numPr>
          <w:ilvl w:val="0"/>
          <w:numId w:val="0"/>
        </w:numPr>
        <w:ind w:left="720"/>
        <w:rPr>
          <w:i/>
        </w:rPr>
      </w:pPr>
      <w:r w:rsidRPr="005B2471">
        <w:rPr>
          <w:i/>
        </w:rPr>
        <w:t>Instead, break into two attributes:</w:t>
      </w:r>
    </w:p>
    <w:p w:rsidR="005B2471" w:rsidRPr="005B2471" w:rsidRDefault="005B2471" w:rsidP="005B2471">
      <w:pPr>
        <w:pStyle w:val="ListParagraph"/>
        <w:numPr>
          <w:ilvl w:val="0"/>
          <w:numId w:val="0"/>
        </w:numPr>
        <w:ind w:left="720"/>
        <w:rPr>
          <w:i/>
        </w:rPr>
      </w:pPr>
      <w:r w:rsidRPr="005B2471">
        <w:rPr>
          <w:i/>
        </w:rPr>
        <w:t>Brand: SAT</w:t>
      </w:r>
    </w:p>
    <w:p w:rsidR="005B2471" w:rsidRPr="005B2471" w:rsidRDefault="005B2471" w:rsidP="005B2471">
      <w:pPr>
        <w:pStyle w:val="ListParagraph"/>
        <w:numPr>
          <w:ilvl w:val="0"/>
          <w:numId w:val="0"/>
        </w:numPr>
        <w:ind w:left="720"/>
        <w:rPr>
          <w:i/>
        </w:rPr>
      </w:pPr>
      <w:r w:rsidRPr="005B2471">
        <w:rPr>
          <w:i/>
        </w:rPr>
        <w:t>Product: 1234</w:t>
      </w:r>
    </w:p>
    <w:p w:rsidR="003A162A" w:rsidRDefault="00474920" w:rsidP="00474920">
      <w:pPr>
        <w:pStyle w:val="Heading3"/>
      </w:pPr>
      <w:r>
        <w:t>Domain Specific Rules</w:t>
      </w:r>
    </w:p>
    <w:p w:rsidR="00474920" w:rsidRPr="00474920" w:rsidRDefault="00474920" w:rsidP="00ED4C1E">
      <w:pPr>
        <w:pStyle w:val="Heading4"/>
      </w:pPr>
      <w:r w:rsidRPr="00474920">
        <w:t>Boolean</w:t>
      </w:r>
      <w:r>
        <w:t xml:space="preserve"> (Yes/No)</w:t>
      </w:r>
    </w:p>
    <w:p w:rsidR="00944160" w:rsidRDefault="00944160" w:rsidP="00944160">
      <w:pPr>
        <w:pStyle w:val="ListParagraph"/>
        <w:numPr>
          <w:ilvl w:val="0"/>
          <w:numId w:val="0"/>
        </w:numPr>
        <w:ind w:left="1440"/>
      </w:pPr>
    </w:p>
    <w:p w:rsidR="0013580D" w:rsidRDefault="0013580D" w:rsidP="00710954">
      <w:pPr>
        <w:pStyle w:val="ListParagraph"/>
        <w:numPr>
          <w:ilvl w:val="0"/>
          <w:numId w:val="8"/>
        </w:numPr>
      </w:pPr>
      <w:r>
        <w:t>Where an attribute is stored in a Boolean (Yes/No) field, the following rules apply:</w:t>
      </w:r>
    </w:p>
    <w:p w:rsidR="0013580D" w:rsidRDefault="0013580D" w:rsidP="00710954">
      <w:pPr>
        <w:pStyle w:val="ListParagraph"/>
        <w:numPr>
          <w:ilvl w:val="1"/>
          <w:numId w:val="8"/>
        </w:numPr>
      </w:pPr>
      <w:r>
        <w:t xml:space="preserve">Naming </w:t>
      </w:r>
      <w:r w:rsidR="001E10D1">
        <w:t>must</w:t>
      </w:r>
      <w:r>
        <w:t xml:space="preserve"> be in the affirmative</w:t>
      </w:r>
    </w:p>
    <w:p w:rsidR="00F57ACC" w:rsidRDefault="00F57ACC" w:rsidP="00F57ACC">
      <w:pPr>
        <w:pStyle w:val="ListParagraph"/>
        <w:numPr>
          <w:ilvl w:val="0"/>
          <w:numId w:val="0"/>
        </w:numPr>
        <w:ind w:left="1440"/>
        <w:rPr>
          <w:i/>
        </w:rPr>
      </w:pPr>
      <w:r w:rsidRPr="00F57ACC">
        <w:rPr>
          <w:i/>
        </w:rPr>
        <w:t>Customer_Dec</w:t>
      </w:r>
      <w:r>
        <w:rPr>
          <w:i/>
        </w:rPr>
        <w:t>eased_Ind, not Customer_Not_Deceased</w:t>
      </w:r>
      <w:r w:rsidRPr="00F57ACC">
        <w:rPr>
          <w:i/>
        </w:rPr>
        <w:t>_Ind</w:t>
      </w:r>
    </w:p>
    <w:p w:rsidR="00F57ACC" w:rsidRPr="00F57ACC" w:rsidRDefault="00F57ACC" w:rsidP="00F57ACC">
      <w:pPr>
        <w:ind w:left="1080" w:hanging="360"/>
        <w:rPr>
          <w:i/>
        </w:rPr>
      </w:pPr>
    </w:p>
    <w:p w:rsidR="0013580D" w:rsidRDefault="0013580D" w:rsidP="00710954">
      <w:pPr>
        <w:pStyle w:val="ListParagraph"/>
        <w:numPr>
          <w:ilvl w:val="1"/>
          <w:numId w:val="8"/>
        </w:numPr>
      </w:pPr>
      <w:r>
        <w:t xml:space="preserve">Naming </w:t>
      </w:r>
      <w:r w:rsidR="001E10D1">
        <w:t>must</w:t>
      </w:r>
      <w:r>
        <w:t xml:space="preserve"> take into account null values (assumed to be no by default)</w:t>
      </w:r>
    </w:p>
    <w:p w:rsidR="00F57ACC" w:rsidRDefault="00F57ACC" w:rsidP="00F57ACC">
      <w:pPr>
        <w:ind w:left="720" w:firstLine="720"/>
        <w:rPr>
          <w:i/>
        </w:rPr>
      </w:pPr>
      <w:r w:rsidRPr="00F57ACC">
        <w:rPr>
          <w:i/>
        </w:rPr>
        <w:t>Customer_Deceased_Ind, not Customer_</w:t>
      </w:r>
      <w:r>
        <w:rPr>
          <w:i/>
        </w:rPr>
        <w:t>Alive</w:t>
      </w:r>
      <w:r w:rsidRPr="00F57ACC">
        <w:rPr>
          <w:i/>
        </w:rPr>
        <w:t>_Ind</w:t>
      </w:r>
    </w:p>
    <w:p w:rsidR="00F57ACC" w:rsidRPr="00F57ACC" w:rsidRDefault="00F57ACC" w:rsidP="00F57ACC">
      <w:pPr>
        <w:ind w:left="720" w:firstLine="720"/>
        <w:rPr>
          <w:i/>
        </w:rPr>
      </w:pPr>
    </w:p>
    <w:p w:rsidR="00F57ACC" w:rsidRDefault="001E10D1" w:rsidP="00A72A5F">
      <w:pPr>
        <w:pStyle w:val="ListParagraph"/>
        <w:numPr>
          <w:ilvl w:val="1"/>
          <w:numId w:val="8"/>
        </w:numPr>
      </w:pPr>
      <w:r>
        <w:t xml:space="preserve">Naming </w:t>
      </w:r>
      <w:r w:rsidR="00C77F3A">
        <w:t>should</w:t>
      </w:r>
      <w:r>
        <w:t xml:space="preserve"> describe a state rather than an event</w:t>
      </w:r>
    </w:p>
    <w:p w:rsidR="0000331D" w:rsidRPr="00F57ACC" w:rsidRDefault="00F57ACC" w:rsidP="00F57ACC">
      <w:pPr>
        <w:pStyle w:val="ListParagraph"/>
        <w:numPr>
          <w:ilvl w:val="0"/>
          <w:numId w:val="0"/>
        </w:numPr>
        <w:ind w:left="1440"/>
        <w:rPr>
          <w:i/>
        </w:rPr>
      </w:pPr>
      <w:r w:rsidRPr="00F57ACC">
        <w:rPr>
          <w:i/>
        </w:rPr>
        <w:t>Customer_Deceased_Ind, not Customer_Died_Ind</w:t>
      </w:r>
      <w:r w:rsidR="0000331D" w:rsidRPr="00F57ACC">
        <w:rPr>
          <w:i/>
        </w:rPr>
        <w:br w:type="page"/>
      </w:r>
    </w:p>
    <w:p w:rsidR="0013580D" w:rsidRDefault="006B679F" w:rsidP="001C78B0">
      <w:pPr>
        <w:pStyle w:val="Heading2"/>
      </w:pPr>
      <w:bookmarkStart w:id="133" w:name="_Toc444694143"/>
      <w:r>
        <w:t>Guidelines</w:t>
      </w:r>
      <w:r w:rsidR="001C78B0">
        <w:t xml:space="preserve"> when constructing a</w:t>
      </w:r>
      <w:r w:rsidR="002A183D">
        <w:t>n attribute</w:t>
      </w:r>
      <w:r w:rsidR="001C78B0">
        <w:t xml:space="preserve"> name</w:t>
      </w:r>
      <w:bookmarkEnd w:id="133"/>
    </w:p>
    <w:p w:rsidR="001C78B0" w:rsidRDefault="001C78B0" w:rsidP="001C78B0"/>
    <w:p w:rsidR="001C78B0" w:rsidRDefault="00657DF3" w:rsidP="00710954">
      <w:pPr>
        <w:pStyle w:val="ListParagraph"/>
        <w:numPr>
          <w:ilvl w:val="0"/>
          <w:numId w:val="17"/>
        </w:numPr>
      </w:pPr>
      <w:r>
        <w:t>Describe the element without acronyms, abbreviations or initialisms</w:t>
      </w:r>
    </w:p>
    <w:p w:rsidR="001C78B0" w:rsidRDefault="001C78B0" w:rsidP="001C78B0">
      <w:pPr>
        <w:pStyle w:val="ListParagraph"/>
        <w:numPr>
          <w:ilvl w:val="0"/>
          <w:numId w:val="0"/>
        </w:numPr>
        <w:ind w:left="720"/>
      </w:pPr>
    </w:p>
    <w:p w:rsidR="001C78B0" w:rsidRDefault="001C78B0" w:rsidP="001C78B0">
      <w:pPr>
        <w:pStyle w:val="ListParagraph"/>
        <w:numPr>
          <w:ilvl w:val="0"/>
          <w:numId w:val="0"/>
        </w:numPr>
        <w:ind w:left="720"/>
        <w:rPr>
          <w:b/>
          <w:i/>
        </w:rPr>
      </w:pPr>
      <w:r w:rsidRPr="006B679F">
        <w:rPr>
          <w:b/>
          <w:i/>
        </w:rPr>
        <w:t xml:space="preserve">The </w:t>
      </w:r>
      <w:r w:rsidR="006B679F">
        <w:rPr>
          <w:b/>
          <w:i/>
        </w:rPr>
        <w:t>surn</w:t>
      </w:r>
      <w:r w:rsidRPr="006B679F">
        <w:rPr>
          <w:b/>
          <w:i/>
        </w:rPr>
        <w:t>am</w:t>
      </w:r>
      <w:r w:rsidR="006B679F" w:rsidRPr="006B679F">
        <w:rPr>
          <w:b/>
          <w:i/>
        </w:rPr>
        <w:t xml:space="preserve">e of the </w:t>
      </w:r>
      <w:r w:rsidR="006B679F">
        <w:rPr>
          <w:b/>
          <w:i/>
        </w:rPr>
        <w:t>m</w:t>
      </w:r>
      <w:r w:rsidR="006B679F" w:rsidRPr="006B679F">
        <w:rPr>
          <w:b/>
          <w:i/>
        </w:rPr>
        <w:t xml:space="preserve">anager of the </w:t>
      </w:r>
      <w:r w:rsidR="006B679F">
        <w:rPr>
          <w:b/>
          <w:i/>
        </w:rPr>
        <w:t>p</w:t>
      </w:r>
      <w:r w:rsidR="006B679F" w:rsidRPr="006B679F">
        <w:rPr>
          <w:b/>
          <w:i/>
        </w:rPr>
        <w:t>roject</w:t>
      </w:r>
    </w:p>
    <w:p w:rsidR="006B679F" w:rsidRDefault="006B679F" w:rsidP="001C78B0">
      <w:pPr>
        <w:pStyle w:val="ListParagraph"/>
        <w:numPr>
          <w:ilvl w:val="0"/>
          <w:numId w:val="0"/>
        </w:numPr>
        <w:ind w:left="720"/>
        <w:rPr>
          <w:b/>
          <w:i/>
        </w:rPr>
      </w:pPr>
      <w:r>
        <w:rPr>
          <w:b/>
          <w:i/>
        </w:rPr>
        <w:t xml:space="preserve">The date on which the </w:t>
      </w:r>
      <w:r w:rsidR="00657DF3">
        <w:rPr>
          <w:b/>
          <w:i/>
        </w:rPr>
        <w:t>agreement</w:t>
      </w:r>
      <w:r>
        <w:rPr>
          <w:b/>
          <w:i/>
        </w:rPr>
        <w:t xml:space="preserve"> begins</w:t>
      </w:r>
    </w:p>
    <w:p w:rsidR="00657DF3" w:rsidRPr="006B679F" w:rsidRDefault="00657DF3" w:rsidP="001C78B0">
      <w:pPr>
        <w:pStyle w:val="ListParagraph"/>
        <w:numPr>
          <w:ilvl w:val="0"/>
          <w:numId w:val="0"/>
        </w:numPr>
        <w:ind w:left="720"/>
        <w:rPr>
          <w:b/>
          <w:i/>
        </w:rPr>
      </w:pPr>
      <w:r>
        <w:rPr>
          <w:b/>
          <w:i/>
        </w:rPr>
        <w:t xml:space="preserve">The </w:t>
      </w:r>
      <w:r w:rsidR="00F96A8F">
        <w:rPr>
          <w:b/>
          <w:i/>
        </w:rPr>
        <w:t xml:space="preserve">minimum </w:t>
      </w:r>
      <w:r>
        <w:rPr>
          <w:b/>
          <w:i/>
        </w:rPr>
        <w:t>annual percentage rate of the loan</w:t>
      </w:r>
    </w:p>
    <w:p w:rsidR="001C78B0" w:rsidRDefault="001C78B0" w:rsidP="001C78B0">
      <w:pPr>
        <w:pStyle w:val="ListParagraph"/>
        <w:numPr>
          <w:ilvl w:val="0"/>
          <w:numId w:val="0"/>
        </w:numPr>
        <w:ind w:left="720"/>
      </w:pPr>
    </w:p>
    <w:p w:rsidR="006B679F" w:rsidRDefault="00657DF3" w:rsidP="00710954">
      <w:pPr>
        <w:pStyle w:val="ListParagraph"/>
        <w:numPr>
          <w:ilvl w:val="0"/>
          <w:numId w:val="17"/>
        </w:numPr>
      </w:pPr>
      <w:r>
        <w:t>Adjust</w:t>
      </w:r>
      <w:r w:rsidR="006B679F">
        <w:t xml:space="preserve"> the tense</w:t>
      </w:r>
      <w:r>
        <w:t xml:space="preserve"> of the statement</w:t>
      </w:r>
      <w:r w:rsidR="006B679F">
        <w:t xml:space="preserve"> so that</w:t>
      </w:r>
      <w:r w:rsidR="00F96A8F">
        <w:t xml:space="preserve"> verbs,</w:t>
      </w:r>
      <w:r w:rsidR="006B679F">
        <w:t xml:space="preserve"> </w:t>
      </w:r>
      <w:r>
        <w:t xml:space="preserve">adjectives and </w:t>
      </w:r>
      <w:r w:rsidR="006B679F">
        <w:t>adverbs</w:t>
      </w:r>
      <w:r>
        <w:t xml:space="preserve"> </w:t>
      </w:r>
      <w:r w:rsidR="00414BCC">
        <w:t>fall</w:t>
      </w:r>
      <w:r w:rsidR="00F96A8F">
        <w:t xml:space="preserve"> between</w:t>
      </w:r>
      <w:r>
        <w:t xml:space="preserve"> nouns where possible</w:t>
      </w:r>
    </w:p>
    <w:p w:rsidR="00657DF3" w:rsidRDefault="00657DF3" w:rsidP="00657DF3"/>
    <w:p w:rsidR="00657DF3" w:rsidRPr="00657DF3" w:rsidRDefault="00657DF3" w:rsidP="00657DF3">
      <w:pPr>
        <w:pStyle w:val="ListParagraph"/>
        <w:numPr>
          <w:ilvl w:val="0"/>
          <w:numId w:val="0"/>
        </w:numPr>
        <w:ind w:left="720"/>
        <w:rPr>
          <w:b/>
          <w:i/>
        </w:rPr>
      </w:pPr>
      <w:r w:rsidRPr="00657DF3">
        <w:rPr>
          <w:b/>
          <w:i/>
        </w:rPr>
        <w:t>The surname of the manager of the project</w:t>
      </w:r>
      <w:r>
        <w:rPr>
          <w:b/>
          <w:i/>
        </w:rPr>
        <w:t xml:space="preserve"> </w:t>
      </w:r>
      <w:r>
        <w:rPr>
          <w:b/>
          <w:i/>
        </w:rPr>
        <w:tab/>
      </w:r>
      <w:r>
        <w:rPr>
          <w:b/>
          <w:i/>
        </w:rPr>
        <w:tab/>
      </w:r>
      <w:r w:rsidRPr="00657DF3">
        <w:rPr>
          <w:i/>
        </w:rPr>
        <w:t>(no change)</w:t>
      </w:r>
    </w:p>
    <w:p w:rsidR="00657DF3" w:rsidRDefault="00657DF3" w:rsidP="00657DF3">
      <w:pPr>
        <w:pStyle w:val="ListParagraph"/>
        <w:numPr>
          <w:ilvl w:val="0"/>
          <w:numId w:val="0"/>
        </w:numPr>
        <w:ind w:left="720"/>
        <w:rPr>
          <w:i/>
        </w:rPr>
      </w:pPr>
      <w:r w:rsidRPr="00657DF3">
        <w:rPr>
          <w:b/>
          <w:i/>
        </w:rPr>
        <w:t xml:space="preserve">The date that is the beginning of the </w:t>
      </w:r>
      <w:r>
        <w:rPr>
          <w:b/>
          <w:i/>
        </w:rPr>
        <w:t xml:space="preserve">agreement </w:t>
      </w:r>
      <w:r>
        <w:rPr>
          <w:b/>
          <w:i/>
        </w:rPr>
        <w:tab/>
      </w:r>
      <w:r w:rsidRPr="00657DF3">
        <w:rPr>
          <w:i/>
        </w:rPr>
        <w:t xml:space="preserve">(beginning placed before </w:t>
      </w:r>
      <w:r>
        <w:rPr>
          <w:i/>
        </w:rPr>
        <w:t>agreement</w:t>
      </w:r>
      <w:r w:rsidRPr="00657DF3">
        <w:rPr>
          <w:i/>
        </w:rPr>
        <w:t>)</w:t>
      </w:r>
    </w:p>
    <w:p w:rsidR="00657DF3" w:rsidRPr="006B679F" w:rsidRDefault="00657DF3" w:rsidP="00657DF3">
      <w:pPr>
        <w:pStyle w:val="ListParagraph"/>
        <w:numPr>
          <w:ilvl w:val="0"/>
          <w:numId w:val="0"/>
        </w:numPr>
        <w:ind w:left="720"/>
        <w:rPr>
          <w:b/>
          <w:i/>
        </w:rPr>
      </w:pPr>
      <w:r>
        <w:rPr>
          <w:b/>
          <w:i/>
        </w:rPr>
        <w:t xml:space="preserve">The annual percentage rate </w:t>
      </w:r>
      <w:r w:rsidR="00F96A8F">
        <w:rPr>
          <w:b/>
          <w:i/>
        </w:rPr>
        <w:t>that is the minimum for</w:t>
      </w:r>
      <w:r>
        <w:rPr>
          <w:b/>
          <w:i/>
        </w:rPr>
        <w:t xml:space="preserve"> the product</w:t>
      </w:r>
      <w:r>
        <w:rPr>
          <w:b/>
          <w:i/>
        </w:rPr>
        <w:tab/>
      </w:r>
      <w:r w:rsidRPr="00657DF3">
        <w:rPr>
          <w:i/>
        </w:rPr>
        <w:t>(</w:t>
      </w:r>
      <w:r w:rsidR="00F96A8F">
        <w:rPr>
          <w:i/>
        </w:rPr>
        <w:t>minimum moved</w:t>
      </w:r>
      <w:r w:rsidRPr="00657DF3">
        <w:rPr>
          <w:i/>
        </w:rPr>
        <w:t>)</w:t>
      </w:r>
    </w:p>
    <w:p w:rsidR="00657DF3" w:rsidRDefault="00657DF3" w:rsidP="00657DF3"/>
    <w:p w:rsidR="001C78B0" w:rsidRDefault="001C78B0" w:rsidP="00710954">
      <w:pPr>
        <w:pStyle w:val="ListParagraph"/>
        <w:numPr>
          <w:ilvl w:val="0"/>
          <w:numId w:val="17"/>
        </w:numPr>
      </w:pPr>
      <w:r>
        <w:t xml:space="preserve">Eliminate </w:t>
      </w:r>
      <w:r w:rsidR="006B679F">
        <w:t>Articles, Interjections, Conjunctions, Pronouns, Prepositions, Quantifiers and Adverbs where there is no need to differentiate terms</w:t>
      </w:r>
    </w:p>
    <w:p w:rsidR="006B679F" w:rsidRDefault="006B679F" w:rsidP="006B679F">
      <w:pPr>
        <w:pStyle w:val="ListParagraph"/>
        <w:numPr>
          <w:ilvl w:val="0"/>
          <w:numId w:val="0"/>
        </w:numPr>
        <w:ind w:left="720"/>
      </w:pPr>
    </w:p>
    <w:p w:rsidR="006B679F" w:rsidRDefault="006B679F" w:rsidP="006B679F">
      <w:pPr>
        <w:pStyle w:val="ListParagraph"/>
        <w:numPr>
          <w:ilvl w:val="0"/>
          <w:numId w:val="0"/>
        </w:numPr>
        <w:ind w:left="720"/>
        <w:rPr>
          <w:b/>
          <w:i/>
        </w:rPr>
      </w:pPr>
      <w:r w:rsidRPr="006B679F">
        <w:rPr>
          <w:i/>
          <w:strike/>
        </w:rPr>
        <w:t>The</w:t>
      </w:r>
      <w:r w:rsidRPr="006B679F">
        <w:rPr>
          <w:i/>
        </w:rPr>
        <w:t xml:space="preserve"> </w:t>
      </w:r>
      <w:r w:rsidRPr="006B679F">
        <w:rPr>
          <w:b/>
          <w:i/>
        </w:rPr>
        <w:t>Name</w:t>
      </w:r>
      <w:r>
        <w:rPr>
          <w:i/>
        </w:rPr>
        <w:t xml:space="preserve"> </w:t>
      </w:r>
      <w:r w:rsidRPr="006B679F">
        <w:rPr>
          <w:i/>
          <w:strike/>
        </w:rPr>
        <w:t>of the</w:t>
      </w:r>
      <w:r>
        <w:rPr>
          <w:i/>
        </w:rPr>
        <w:t xml:space="preserve"> </w:t>
      </w:r>
      <w:r w:rsidRPr="006B679F">
        <w:rPr>
          <w:b/>
          <w:i/>
        </w:rPr>
        <w:t>Manager</w:t>
      </w:r>
      <w:r>
        <w:rPr>
          <w:i/>
        </w:rPr>
        <w:t xml:space="preserve"> </w:t>
      </w:r>
      <w:r w:rsidRPr="006B679F">
        <w:rPr>
          <w:i/>
          <w:strike/>
        </w:rPr>
        <w:t>of the</w:t>
      </w:r>
      <w:r>
        <w:rPr>
          <w:i/>
        </w:rPr>
        <w:t xml:space="preserve"> </w:t>
      </w:r>
      <w:r w:rsidRPr="006B679F">
        <w:rPr>
          <w:b/>
          <w:i/>
        </w:rPr>
        <w:t>Project</w:t>
      </w:r>
    </w:p>
    <w:p w:rsidR="006B679F" w:rsidRDefault="006B679F" w:rsidP="006B679F">
      <w:pPr>
        <w:pStyle w:val="ListParagraph"/>
        <w:numPr>
          <w:ilvl w:val="0"/>
          <w:numId w:val="0"/>
        </w:numPr>
        <w:ind w:left="720"/>
        <w:rPr>
          <w:b/>
        </w:rPr>
      </w:pPr>
      <w:r w:rsidRPr="006B679F">
        <w:rPr>
          <w:i/>
          <w:strike/>
        </w:rPr>
        <w:t>The</w:t>
      </w:r>
      <w:r w:rsidRPr="006B679F">
        <w:t xml:space="preserve"> </w:t>
      </w:r>
      <w:r w:rsidRPr="006B679F">
        <w:rPr>
          <w:b/>
        </w:rPr>
        <w:t>date</w:t>
      </w:r>
      <w:r w:rsidRPr="006B679F">
        <w:t xml:space="preserve"> </w:t>
      </w:r>
      <w:r>
        <w:rPr>
          <w:i/>
          <w:strike/>
        </w:rPr>
        <w:t xml:space="preserve">that is the </w:t>
      </w:r>
      <w:r w:rsidRPr="00657DF3">
        <w:rPr>
          <w:b/>
        </w:rPr>
        <w:t>beginning</w:t>
      </w:r>
      <w:r>
        <w:rPr>
          <w:i/>
          <w:strike/>
        </w:rPr>
        <w:t xml:space="preserve"> of the project</w:t>
      </w:r>
      <w:r w:rsidRPr="006B679F">
        <w:t xml:space="preserve"> </w:t>
      </w:r>
      <w:r w:rsidR="00657DF3">
        <w:rPr>
          <w:b/>
        </w:rPr>
        <w:t>agreement</w:t>
      </w:r>
    </w:p>
    <w:p w:rsidR="00657DF3" w:rsidRPr="006B679F" w:rsidRDefault="00657DF3" w:rsidP="006B679F">
      <w:pPr>
        <w:pStyle w:val="ListParagraph"/>
        <w:numPr>
          <w:ilvl w:val="0"/>
          <w:numId w:val="0"/>
        </w:numPr>
        <w:ind w:left="720"/>
      </w:pPr>
      <w:r w:rsidRPr="00657DF3">
        <w:rPr>
          <w:i/>
          <w:strike/>
        </w:rPr>
        <w:t>The</w:t>
      </w:r>
      <w:r>
        <w:rPr>
          <w:b/>
          <w:i/>
        </w:rPr>
        <w:t xml:space="preserve"> </w:t>
      </w:r>
      <w:r w:rsidRPr="00657DF3">
        <w:rPr>
          <w:b/>
        </w:rPr>
        <w:t>annual</w:t>
      </w:r>
      <w:r>
        <w:rPr>
          <w:b/>
          <w:i/>
        </w:rPr>
        <w:t xml:space="preserve"> </w:t>
      </w:r>
      <w:r w:rsidRPr="00657DF3">
        <w:rPr>
          <w:b/>
        </w:rPr>
        <w:t>percentage rate</w:t>
      </w:r>
      <w:r>
        <w:rPr>
          <w:b/>
          <w:i/>
        </w:rPr>
        <w:t xml:space="preserve"> </w:t>
      </w:r>
      <w:r w:rsidR="00F96A8F" w:rsidRPr="00F96A8F">
        <w:rPr>
          <w:i/>
          <w:strike/>
        </w:rPr>
        <w:t xml:space="preserve">that is the </w:t>
      </w:r>
      <w:r w:rsidR="00F96A8F">
        <w:rPr>
          <w:b/>
          <w:i/>
        </w:rPr>
        <w:t>minimum</w:t>
      </w:r>
      <w:r w:rsidR="00F96A8F" w:rsidRPr="00F96A8F">
        <w:rPr>
          <w:i/>
        </w:rPr>
        <w:t xml:space="preserve"> </w:t>
      </w:r>
      <w:r w:rsidR="00F96A8F" w:rsidRPr="00F96A8F">
        <w:rPr>
          <w:i/>
          <w:strike/>
        </w:rPr>
        <w:t>for</w:t>
      </w:r>
      <w:r w:rsidRPr="00657DF3">
        <w:rPr>
          <w:i/>
          <w:strike/>
        </w:rPr>
        <w:t xml:space="preserve"> the</w:t>
      </w:r>
      <w:r>
        <w:rPr>
          <w:b/>
          <w:i/>
        </w:rPr>
        <w:t xml:space="preserve"> </w:t>
      </w:r>
      <w:r>
        <w:rPr>
          <w:b/>
        </w:rPr>
        <w:t>product</w:t>
      </w:r>
    </w:p>
    <w:p w:rsidR="006B679F" w:rsidRDefault="006B679F" w:rsidP="006B679F">
      <w:pPr>
        <w:pStyle w:val="ListParagraph"/>
        <w:numPr>
          <w:ilvl w:val="0"/>
          <w:numId w:val="0"/>
        </w:numPr>
        <w:ind w:left="720"/>
      </w:pPr>
    </w:p>
    <w:p w:rsidR="006B679F" w:rsidRDefault="006B679F" w:rsidP="00710954">
      <w:pPr>
        <w:pStyle w:val="ListParagraph"/>
        <w:numPr>
          <w:ilvl w:val="0"/>
          <w:numId w:val="17"/>
        </w:numPr>
      </w:pPr>
      <w:r>
        <w:t>Reverse the sequence</w:t>
      </w:r>
    </w:p>
    <w:p w:rsidR="006B679F" w:rsidRDefault="006B679F" w:rsidP="006B679F">
      <w:pPr>
        <w:pStyle w:val="ListParagraph"/>
        <w:numPr>
          <w:ilvl w:val="0"/>
          <w:numId w:val="0"/>
        </w:numPr>
        <w:ind w:left="720"/>
      </w:pPr>
    </w:p>
    <w:p w:rsidR="006B679F" w:rsidRPr="00600C0D" w:rsidRDefault="006B679F" w:rsidP="006B679F">
      <w:pPr>
        <w:pStyle w:val="ListParagraph"/>
        <w:numPr>
          <w:ilvl w:val="0"/>
          <w:numId w:val="0"/>
        </w:numPr>
        <w:ind w:left="720"/>
        <w:rPr>
          <w:b/>
        </w:rPr>
      </w:pPr>
      <w:r w:rsidRPr="00600C0D">
        <w:rPr>
          <w:b/>
        </w:rPr>
        <w:t>project manager name</w:t>
      </w:r>
    </w:p>
    <w:p w:rsidR="00657DF3" w:rsidRPr="00600C0D" w:rsidRDefault="00657DF3" w:rsidP="006B679F">
      <w:pPr>
        <w:pStyle w:val="ListParagraph"/>
        <w:numPr>
          <w:ilvl w:val="0"/>
          <w:numId w:val="0"/>
        </w:numPr>
        <w:ind w:left="720"/>
        <w:rPr>
          <w:b/>
        </w:rPr>
      </w:pPr>
      <w:r w:rsidRPr="00600C0D">
        <w:rPr>
          <w:b/>
        </w:rPr>
        <w:t>project beginning date</w:t>
      </w:r>
    </w:p>
    <w:p w:rsidR="00657DF3" w:rsidRPr="00600C0D" w:rsidRDefault="00657DF3" w:rsidP="006B679F">
      <w:pPr>
        <w:pStyle w:val="ListParagraph"/>
        <w:numPr>
          <w:ilvl w:val="0"/>
          <w:numId w:val="0"/>
        </w:numPr>
        <w:ind w:left="720"/>
        <w:rPr>
          <w:b/>
        </w:rPr>
      </w:pPr>
      <w:r w:rsidRPr="00600C0D">
        <w:rPr>
          <w:b/>
        </w:rPr>
        <w:t xml:space="preserve">product </w:t>
      </w:r>
      <w:r w:rsidR="004427AB">
        <w:rPr>
          <w:b/>
        </w:rPr>
        <w:t xml:space="preserve">minimum </w:t>
      </w:r>
      <w:r w:rsidRPr="00600C0D">
        <w:rPr>
          <w:b/>
        </w:rPr>
        <w:t>annual percentage rate</w:t>
      </w:r>
    </w:p>
    <w:p w:rsidR="006B679F" w:rsidRDefault="006B679F" w:rsidP="006B679F">
      <w:pPr>
        <w:pStyle w:val="ListParagraph"/>
        <w:numPr>
          <w:ilvl w:val="0"/>
          <w:numId w:val="0"/>
        </w:numPr>
        <w:ind w:left="720"/>
      </w:pPr>
    </w:p>
    <w:p w:rsidR="006B679F" w:rsidRDefault="006B679F" w:rsidP="00710954">
      <w:pPr>
        <w:pStyle w:val="ListParagraph"/>
        <w:numPr>
          <w:ilvl w:val="0"/>
          <w:numId w:val="17"/>
        </w:numPr>
      </w:pPr>
      <w:r>
        <w:t xml:space="preserve">Identify if there are any </w:t>
      </w:r>
      <w:r w:rsidR="00657DF3">
        <w:t>approved abbreviations, acronyms or initialisms, and see if any substitute/common terms can be applied to longer</w:t>
      </w:r>
      <w:r w:rsidR="0000331D">
        <w:t>/unusual</w:t>
      </w:r>
      <w:r w:rsidR="00657DF3">
        <w:t xml:space="preserve"> words for consistency</w:t>
      </w:r>
      <w:r w:rsidR="0000331D">
        <w:t>. Validate class terms against the approved list</w:t>
      </w:r>
      <w:r w:rsidR="004427AB">
        <w:t>, and assess if a new one is needed for any gaps.</w:t>
      </w:r>
    </w:p>
    <w:p w:rsidR="00657DF3" w:rsidRDefault="00657DF3" w:rsidP="00657DF3">
      <w:pPr>
        <w:pStyle w:val="ListParagraph"/>
        <w:numPr>
          <w:ilvl w:val="0"/>
          <w:numId w:val="0"/>
        </w:numPr>
        <w:ind w:left="720"/>
      </w:pPr>
    </w:p>
    <w:p w:rsidR="00657DF3" w:rsidRPr="00600C0D" w:rsidRDefault="00657DF3" w:rsidP="00657DF3">
      <w:pPr>
        <w:ind w:left="720"/>
        <w:rPr>
          <w:b/>
        </w:rPr>
      </w:pPr>
      <w:r w:rsidRPr="00600C0D">
        <w:rPr>
          <w:b/>
        </w:rPr>
        <w:t>project manager name</w:t>
      </w:r>
      <w:r w:rsidR="0000331D">
        <w:rPr>
          <w:b/>
        </w:rPr>
        <w:tab/>
      </w:r>
      <w:r w:rsidR="0000331D">
        <w:rPr>
          <w:b/>
        </w:rPr>
        <w:tab/>
      </w:r>
      <w:r w:rsidR="0000331D">
        <w:rPr>
          <w:b/>
        </w:rPr>
        <w:tab/>
      </w:r>
      <w:r w:rsidR="0000331D" w:rsidRPr="0000331D">
        <w:t>(no change)</w:t>
      </w:r>
    </w:p>
    <w:p w:rsidR="00657DF3" w:rsidRPr="00600C0D" w:rsidRDefault="00600C0D" w:rsidP="00657DF3">
      <w:pPr>
        <w:ind w:left="720"/>
        <w:rPr>
          <w:b/>
        </w:rPr>
      </w:pPr>
      <w:r w:rsidRPr="00600C0D">
        <w:rPr>
          <w:b/>
        </w:rPr>
        <w:t>agreement start</w:t>
      </w:r>
      <w:r w:rsidR="00657DF3" w:rsidRPr="00600C0D">
        <w:rPr>
          <w:b/>
        </w:rPr>
        <w:t xml:space="preserve"> </w:t>
      </w:r>
      <w:r w:rsidR="00657DF3" w:rsidRPr="00600C0D">
        <w:rPr>
          <w:strike/>
        </w:rPr>
        <w:t>beginning</w:t>
      </w:r>
      <w:r w:rsidR="00657DF3" w:rsidRPr="00600C0D">
        <w:rPr>
          <w:b/>
        </w:rPr>
        <w:t xml:space="preserve"> date</w:t>
      </w:r>
      <w:r w:rsidR="0000331D">
        <w:rPr>
          <w:b/>
        </w:rPr>
        <w:tab/>
      </w:r>
      <w:r w:rsidR="0000331D">
        <w:rPr>
          <w:b/>
        </w:rPr>
        <w:tab/>
      </w:r>
      <w:r w:rsidR="0000331D" w:rsidRPr="0000331D">
        <w:t>(start substituted for beginning)</w:t>
      </w:r>
    </w:p>
    <w:p w:rsidR="00657DF3" w:rsidRPr="0000331D" w:rsidRDefault="00657DF3" w:rsidP="00657DF3">
      <w:pPr>
        <w:ind w:left="720"/>
        <w:rPr>
          <w:b/>
        </w:rPr>
      </w:pPr>
      <w:r w:rsidRPr="00600C0D">
        <w:rPr>
          <w:b/>
        </w:rPr>
        <w:t xml:space="preserve">product </w:t>
      </w:r>
      <w:r w:rsidR="004427AB">
        <w:rPr>
          <w:b/>
        </w:rPr>
        <w:t xml:space="preserve">min </w:t>
      </w:r>
      <w:r w:rsidR="00600C0D" w:rsidRPr="00600C0D">
        <w:rPr>
          <w:b/>
        </w:rPr>
        <w:t xml:space="preserve">APR </w:t>
      </w:r>
      <w:r w:rsidRPr="00600C0D">
        <w:rPr>
          <w:strike/>
        </w:rPr>
        <w:t>annual percentage rate</w:t>
      </w:r>
      <w:r w:rsidR="0000331D">
        <w:tab/>
        <w:t>(APR substituted for Annual Percentage Rate)</w:t>
      </w:r>
    </w:p>
    <w:p w:rsidR="00657DF3" w:rsidRDefault="00657DF3" w:rsidP="00600C0D">
      <w:pPr>
        <w:pStyle w:val="ListParagraph"/>
        <w:numPr>
          <w:ilvl w:val="0"/>
          <w:numId w:val="0"/>
        </w:numPr>
        <w:ind w:left="720"/>
      </w:pPr>
    </w:p>
    <w:p w:rsidR="006B679F" w:rsidRPr="001C78B0" w:rsidRDefault="00600C0D" w:rsidP="00710954">
      <w:pPr>
        <w:pStyle w:val="ListParagraph"/>
        <w:numPr>
          <w:ilvl w:val="0"/>
          <w:numId w:val="17"/>
        </w:numPr>
      </w:pPr>
      <w:r>
        <w:t>Apply case rules and separators</w:t>
      </w:r>
    </w:p>
    <w:p w:rsidR="0013580D" w:rsidRDefault="0013580D" w:rsidP="0013580D"/>
    <w:p w:rsidR="00600C0D" w:rsidRPr="00600C0D" w:rsidRDefault="00600C0D" w:rsidP="00600C0D">
      <w:pPr>
        <w:ind w:left="720"/>
        <w:rPr>
          <w:b/>
        </w:rPr>
      </w:pPr>
      <w:r>
        <w:rPr>
          <w:b/>
        </w:rPr>
        <w:t>P</w:t>
      </w:r>
      <w:r w:rsidRPr="00600C0D">
        <w:rPr>
          <w:b/>
        </w:rPr>
        <w:t>roject</w:t>
      </w:r>
      <w:r>
        <w:rPr>
          <w:b/>
        </w:rPr>
        <w:t>_M</w:t>
      </w:r>
      <w:r w:rsidRPr="00600C0D">
        <w:rPr>
          <w:b/>
        </w:rPr>
        <w:t>anager</w:t>
      </w:r>
      <w:r>
        <w:rPr>
          <w:b/>
        </w:rPr>
        <w:t>_N</w:t>
      </w:r>
      <w:r w:rsidRPr="00600C0D">
        <w:rPr>
          <w:b/>
        </w:rPr>
        <w:t>ame</w:t>
      </w:r>
    </w:p>
    <w:p w:rsidR="00600C0D" w:rsidRPr="00600C0D" w:rsidRDefault="00600C0D" w:rsidP="00600C0D">
      <w:pPr>
        <w:ind w:left="720"/>
        <w:rPr>
          <w:b/>
        </w:rPr>
      </w:pPr>
      <w:r>
        <w:rPr>
          <w:b/>
        </w:rPr>
        <w:t>A</w:t>
      </w:r>
      <w:r w:rsidRPr="00600C0D">
        <w:rPr>
          <w:b/>
        </w:rPr>
        <w:t>greement</w:t>
      </w:r>
      <w:r>
        <w:rPr>
          <w:b/>
        </w:rPr>
        <w:t>_S</w:t>
      </w:r>
      <w:r w:rsidRPr="00600C0D">
        <w:rPr>
          <w:b/>
        </w:rPr>
        <w:t>tart</w:t>
      </w:r>
      <w:r>
        <w:rPr>
          <w:b/>
        </w:rPr>
        <w:t>_D</w:t>
      </w:r>
      <w:r w:rsidRPr="00600C0D">
        <w:rPr>
          <w:b/>
        </w:rPr>
        <w:t>ate</w:t>
      </w:r>
    </w:p>
    <w:p w:rsidR="00600C0D" w:rsidRPr="00600C0D" w:rsidRDefault="00600C0D" w:rsidP="00600C0D">
      <w:pPr>
        <w:ind w:left="720"/>
        <w:rPr>
          <w:b/>
        </w:rPr>
      </w:pPr>
      <w:r>
        <w:rPr>
          <w:b/>
        </w:rPr>
        <w:t>P</w:t>
      </w:r>
      <w:r w:rsidRPr="00600C0D">
        <w:rPr>
          <w:b/>
        </w:rPr>
        <w:t>roduct</w:t>
      </w:r>
      <w:r>
        <w:rPr>
          <w:b/>
        </w:rPr>
        <w:t>_</w:t>
      </w:r>
      <w:r w:rsidR="004427AB">
        <w:rPr>
          <w:b/>
        </w:rPr>
        <w:t>Min_</w:t>
      </w:r>
      <w:r>
        <w:rPr>
          <w:b/>
        </w:rPr>
        <w:t>APR</w:t>
      </w:r>
    </w:p>
    <w:p w:rsidR="00600C0D" w:rsidRDefault="00600C0D" w:rsidP="0013580D"/>
    <w:p w:rsidR="00320327" w:rsidRDefault="00320327" w:rsidP="0013580D"/>
    <w:p w:rsidR="00320327" w:rsidRPr="005D27C3" w:rsidRDefault="00320327" w:rsidP="0013580D"/>
    <w:p w:rsidR="00F15DFE" w:rsidRDefault="00F15DFE">
      <w:pPr>
        <w:rPr>
          <w:rFonts w:eastAsiaTheme="majorEastAsia" w:cstheme="majorBidi"/>
          <w:b/>
          <w:bCs/>
          <w:color w:val="595959" w:themeColor="text1" w:themeTint="A6"/>
          <w:sz w:val="44"/>
          <w:szCs w:val="32"/>
        </w:rPr>
      </w:pPr>
      <w:r>
        <w:br w:type="page"/>
      </w:r>
    </w:p>
    <w:p w:rsidR="00475950" w:rsidRDefault="00475950" w:rsidP="00F15DFE">
      <w:pPr>
        <w:pStyle w:val="Heading1"/>
      </w:pPr>
      <w:bookmarkStart w:id="134" w:name="_Toc444694144"/>
      <w:r>
        <w:t>Definitions</w:t>
      </w:r>
      <w:r w:rsidR="00996BF8">
        <w:t xml:space="preserve"> &amp; Comments</w:t>
      </w:r>
      <w:bookmarkEnd w:id="134"/>
    </w:p>
    <w:p w:rsidR="00996BF8" w:rsidRPr="00996BF8" w:rsidRDefault="00996BF8" w:rsidP="00996BF8"/>
    <w:p w:rsidR="00475950" w:rsidRDefault="00996BF8" w:rsidP="00710954">
      <w:pPr>
        <w:pStyle w:val="ListParagraph"/>
        <w:numPr>
          <w:ilvl w:val="0"/>
          <w:numId w:val="13"/>
        </w:numPr>
      </w:pPr>
      <w:r>
        <w:t xml:space="preserve">Definitions </w:t>
      </w:r>
      <w:r w:rsidRPr="00996BF8">
        <w:rPr>
          <w:i/>
        </w:rPr>
        <w:t>must</w:t>
      </w:r>
      <w:r>
        <w:t xml:space="preserve"> be provided for every element. </w:t>
      </w:r>
    </w:p>
    <w:p w:rsidR="00996BF8" w:rsidRDefault="00996BF8" w:rsidP="00996BF8">
      <w:pPr>
        <w:pStyle w:val="ListParagraph"/>
        <w:numPr>
          <w:ilvl w:val="0"/>
          <w:numId w:val="0"/>
        </w:numPr>
        <w:ind w:left="720"/>
      </w:pPr>
    </w:p>
    <w:p w:rsidR="00996BF8" w:rsidRDefault="00996BF8" w:rsidP="00710954">
      <w:pPr>
        <w:pStyle w:val="ListParagraph"/>
        <w:numPr>
          <w:ilvl w:val="0"/>
          <w:numId w:val="13"/>
        </w:numPr>
      </w:pPr>
      <w:r>
        <w:t xml:space="preserve">Definitions </w:t>
      </w:r>
      <w:r w:rsidRPr="00996BF8">
        <w:rPr>
          <w:i/>
        </w:rPr>
        <w:t>must</w:t>
      </w:r>
      <w:r>
        <w:t xml:space="preserve"> comply with </w:t>
      </w:r>
      <w:r w:rsidRPr="00996BF8">
        <w:t>ISO/IEC 11179-4:2004(E)</w:t>
      </w:r>
      <w:r>
        <w:t xml:space="preserve"> – see appendix</w:t>
      </w:r>
    </w:p>
    <w:p w:rsidR="00996BF8" w:rsidRDefault="00996BF8" w:rsidP="00996BF8">
      <w:pPr>
        <w:ind w:left="1440" w:hanging="360"/>
      </w:pPr>
    </w:p>
    <w:p w:rsidR="00996BF8" w:rsidRPr="00475950" w:rsidRDefault="00996BF8" w:rsidP="00710954">
      <w:pPr>
        <w:pStyle w:val="ListParagraph"/>
        <w:numPr>
          <w:ilvl w:val="0"/>
          <w:numId w:val="13"/>
        </w:numPr>
      </w:pPr>
      <w:r>
        <w:t xml:space="preserve">Definitions </w:t>
      </w:r>
      <w:r w:rsidRPr="00996BF8">
        <w:rPr>
          <w:i/>
        </w:rPr>
        <w:t>should</w:t>
      </w:r>
      <w:r>
        <w:t xml:space="preserve"> (technology permitting) accompany data, implemented as table and column comments and in business contracts.</w:t>
      </w:r>
    </w:p>
    <w:p w:rsidR="00475950" w:rsidRPr="00475950" w:rsidRDefault="00475950" w:rsidP="00475950"/>
    <w:p w:rsidR="00F15DFE" w:rsidRDefault="00F15DFE">
      <w:pPr>
        <w:rPr>
          <w:rFonts w:eastAsiaTheme="majorEastAsia" w:cstheme="majorBidi"/>
          <w:b/>
          <w:bCs/>
          <w:color w:val="595959" w:themeColor="text1" w:themeTint="A6"/>
          <w:sz w:val="44"/>
          <w:szCs w:val="32"/>
        </w:rPr>
      </w:pPr>
      <w:r>
        <w:br w:type="page"/>
      </w:r>
    </w:p>
    <w:p w:rsidR="005D27C3" w:rsidRDefault="004F151E" w:rsidP="0013580D">
      <w:pPr>
        <w:pStyle w:val="Heading1"/>
      </w:pPr>
      <w:bookmarkStart w:id="135" w:name="_Toc444694145"/>
      <w:r>
        <w:t>Appendix</w:t>
      </w:r>
      <w:bookmarkEnd w:id="135"/>
    </w:p>
    <w:p w:rsidR="00475950" w:rsidRDefault="00475950" w:rsidP="0013580D">
      <w:pPr>
        <w:pStyle w:val="Heading2"/>
      </w:pPr>
      <w:bookmarkStart w:id="136" w:name="_Toc444694146"/>
      <w:r>
        <w:t>Class Terms (Domains)</w:t>
      </w:r>
      <w:bookmarkEnd w:id="136"/>
    </w:p>
    <w:tbl>
      <w:tblPr>
        <w:tblStyle w:val="TableGrid"/>
        <w:tblW w:w="8359" w:type="dxa"/>
        <w:tblLook w:val="04A0" w:firstRow="1" w:lastRow="0" w:firstColumn="1" w:lastColumn="0" w:noHBand="0" w:noVBand="1"/>
      </w:tblPr>
      <w:tblGrid>
        <w:gridCol w:w="1376"/>
        <w:gridCol w:w="2588"/>
        <w:gridCol w:w="1418"/>
        <w:gridCol w:w="2977"/>
      </w:tblGrid>
      <w:tr w:rsidR="00DE0BE2" w:rsidRPr="004C4888" w:rsidTr="00DE0BE2">
        <w:trPr>
          <w:tblHeader/>
        </w:trPr>
        <w:tc>
          <w:tcPr>
            <w:tcW w:w="1376" w:type="dxa"/>
            <w:shd w:val="clear" w:color="auto" w:fill="00B0F0"/>
          </w:tcPr>
          <w:p w:rsidR="00DE0BE2" w:rsidRPr="004C4888" w:rsidRDefault="00DE0BE2" w:rsidP="00F15DFE">
            <w:pPr>
              <w:rPr>
                <w:b/>
                <w:color w:val="FFFFFF" w:themeColor="background1"/>
              </w:rPr>
            </w:pPr>
            <w:r>
              <w:rPr>
                <w:b/>
                <w:color w:val="FFFFFF" w:themeColor="background1"/>
              </w:rPr>
              <w:t>Domain</w:t>
            </w:r>
          </w:p>
        </w:tc>
        <w:tc>
          <w:tcPr>
            <w:tcW w:w="2588" w:type="dxa"/>
            <w:shd w:val="clear" w:color="auto" w:fill="00B0F0"/>
          </w:tcPr>
          <w:p w:rsidR="00DE0BE2" w:rsidRPr="004C4888" w:rsidRDefault="00DE0BE2" w:rsidP="00F15DFE">
            <w:pPr>
              <w:rPr>
                <w:b/>
                <w:color w:val="FFFFFF" w:themeColor="background1"/>
              </w:rPr>
            </w:pPr>
            <w:r>
              <w:rPr>
                <w:b/>
                <w:color w:val="FFFFFF" w:themeColor="background1"/>
              </w:rPr>
              <w:t>Description</w:t>
            </w:r>
          </w:p>
        </w:tc>
        <w:tc>
          <w:tcPr>
            <w:tcW w:w="1418" w:type="dxa"/>
            <w:shd w:val="clear" w:color="auto" w:fill="00B0F0"/>
          </w:tcPr>
          <w:p w:rsidR="00DE0BE2" w:rsidRPr="004C4888" w:rsidRDefault="00DE0BE2" w:rsidP="00F15DFE">
            <w:pPr>
              <w:rPr>
                <w:b/>
                <w:color w:val="FFFFFF" w:themeColor="background1"/>
              </w:rPr>
            </w:pPr>
            <w:r>
              <w:rPr>
                <w:b/>
                <w:color w:val="FFFFFF" w:themeColor="background1"/>
              </w:rPr>
              <w:t>Data Type</w:t>
            </w:r>
          </w:p>
        </w:tc>
        <w:tc>
          <w:tcPr>
            <w:tcW w:w="2977" w:type="dxa"/>
            <w:shd w:val="clear" w:color="auto" w:fill="00B0F0"/>
          </w:tcPr>
          <w:p w:rsidR="00DE0BE2" w:rsidRDefault="00DE0BE2" w:rsidP="00F15DFE">
            <w:pPr>
              <w:rPr>
                <w:b/>
                <w:color w:val="FFFFFF" w:themeColor="background1"/>
              </w:rPr>
            </w:pPr>
            <w:r>
              <w:rPr>
                <w:b/>
                <w:color w:val="FFFFFF" w:themeColor="background1"/>
              </w:rPr>
              <w:t>Rules &amp; Comments</w:t>
            </w:r>
          </w:p>
        </w:tc>
      </w:tr>
      <w:tr w:rsidR="00DE0BE2" w:rsidTr="00DE0BE2">
        <w:tc>
          <w:tcPr>
            <w:tcW w:w="1376" w:type="dxa"/>
          </w:tcPr>
          <w:p w:rsidR="00DE0BE2" w:rsidRDefault="00DE0BE2" w:rsidP="00F15DFE">
            <w:r>
              <w:t>ID</w:t>
            </w:r>
          </w:p>
          <w:p w:rsidR="00DE0BE2" w:rsidRDefault="00DE0BE2" w:rsidP="00F15DFE"/>
        </w:tc>
        <w:tc>
          <w:tcPr>
            <w:tcW w:w="2588" w:type="dxa"/>
          </w:tcPr>
          <w:p w:rsidR="00DE0BE2" w:rsidRDefault="00DE0BE2" w:rsidP="00B55642">
            <w:r>
              <w:t>Identifier, a field assigned as a surrogate key, or a foreign key reference to non-</w:t>
            </w:r>
            <w:r w:rsidR="00B55642">
              <w:t>lookup</w:t>
            </w:r>
            <w:r>
              <w:t xml:space="preserve"> data</w:t>
            </w:r>
          </w:p>
        </w:tc>
        <w:tc>
          <w:tcPr>
            <w:tcW w:w="1418" w:type="dxa"/>
          </w:tcPr>
          <w:p w:rsidR="00DE0BE2" w:rsidRDefault="00DE0BE2" w:rsidP="00DE0BE2">
            <w:r>
              <w:t>Integer</w:t>
            </w:r>
          </w:p>
        </w:tc>
        <w:tc>
          <w:tcPr>
            <w:tcW w:w="2977" w:type="dxa"/>
          </w:tcPr>
          <w:p w:rsidR="00DE0BE2" w:rsidRDefault="00233752" w:rsidP="00F15DFE">
            <w:r>
              <w:t xml:space="preserve">Signed. </w:t>
            </w:r>
            <w:r w:rsidR="00DE0BE2">
              <w:t>Unique in reference table</w:t>
            </w:r>
            <w:r w:rsidR="00657DF3">
              <w:t>, can have many values</w:t>
            </w:r>
          </w:p>
        </w:tc>
      </w:tr>
      <w:tr w:rsidR="00DE0BE2" w:rsidTr="00DE0BE2">
        <w:tc>
          <w:tcPr>
            <w:tcW w:w="1376" w:type="dxa"/>
          </w:tcPr>
          <w:p w:rsidR="004E5227" w:rsidRDefault="00233752" w:rsidP="00F15DFE">
            <w:r>
              <w:t>Code</w:t>
            </w:r>
          </w:p>
        </w:tc>
        <w:tc>
          <w:tcPr>
            <w:tcW w:w="2588" w:type="dxa"/>
          </w:tcPr>
          <w:p w:rsidR="00DE0BE2" w:rsidRDefault="004E5227" w:rsidP="00F15DFE">
            <w:r>
              <w:t>Reference to a lookup table</w:t>
            </w:r>
          </w:p>
        </w:tc>
        <w:tc>
          <w:tcPr>
            <w:tcW w:w="1418" w:type="dxa"/>
          </w:tcPr>
          <w:p w:rsidR="00DE0BE2" w:rsidRDefault="00233752" w:rsidP="00F15DFE">
            <w:r>
              <w:t>Small Integer</w:t>
            </w:r>
          </w:p>
        </w:tc>
        <w:tc>
          <w:tcPr>
            <w:tcW w:w="2977" w:type="dxa"/>
          </w:tcPr>
          <w:p w:rsidR="00DE0BE2" w:rsidRDefault="00233752" w:rsidP="00F15DFE">
            <w:r>
              <w:t xml:space="preserve">Signed. </w:t>
            </w:r>
            <w:r w:rsidR="00DE0BE2">
              <w:t>Unique in reference table</w:t>
            </w:r>
            <w:r w:rsidR="00657DF3">
              <w:t>, should not have many values</w:t>
            </w:r>
          </w:p>
        </w:tc>
      </w:tr>
      <w:tr w:rsidR="00D2427C" w:rsidTr="008C0E19">
        <w:tc>
          <w:tcPr>
            <w:tcW w:w="1376" w:type="dxa"/>
          </w:tcPr>
          <w:p w:rsidR="00D2427C" w:rsidRDefault="00D2427C" w:rsidP="008C0E19">
            <w:r>
              <w:t>Ind</w:t>
            </w:r>
          </w:p>
        </w:tc>
        <w:tc>
          <w:tcPr>
            <w:tcW w:w="2588" w:type="dxa"/>
          </w:tcPr>
          <w:p w:rsidR="00D2427C" w:rsidRDefault="00D2427C" w:rsidP="008C0E19">
            <w:r>
              <w:t>Indicator, a yes/no flag</w:t>
            </w:r>
          </w:p>
        </w:tc>
        <w:tc>
          <w:tcPr>
            <w:tcW w:w="1418" w:type="dxa"/>
          </w:tcPr>
          <w:p w:rsidR="00D2427C" w:rsidRDefault="00D2427C" w:rsidP="008C0E19">
            <w:r>
              <w:t>Boolean</w:t>
            </w:r>
          </w:p>
        </w:tc>
        <w:tc>
          <w:tcPr>
            <w:tcW w:w="2977" w:type="dxa"/>
          </w:tcPr>
          <w:p w:rsidR="00D2427C" w:rsidRDefault="00D2427C" w:rsidP="008C0E19"/>
        </w:tc>
      </w:tr>
      <w:tr w:rsidR="00DE0BE2" w:rsidTr="00DE0BE2">
        <w:tc>
          <w:tcPr>
            <w:tcW w:w="1376" w:type="dxa"/>
          </w:tcPr>
          <w:p w:rsidR="00DE0BE2" w:rsidRDefault="00DE0BE2" w:rsidP="00F15DFE">
            <w:r>
              <w:t>Name</w:t>
            </w:r>
          </w:p>
        </w:tc>
        <w:tc>
          <w:tcPr>
            <w:tcW w:w="2588" w:type="dxa"/>
          </w:tcPr>
          <w:p w:rsidR="00DE0BE2" w:rsidRDefault="004E5227" w:rsidP="00F15DFE">
            <w:r>
              <w:t>Name field</w:t>
            </w:r>
          </w:p>
        </w:tc>
        <w:tc>
          <w:tcPr>
            <w:tcW w:w="1418" w:type="dxa"/>
          </w:tcPr>
          <w:p w:rsidR="00DE0BE2" w:rsidRDefault="00B55642" w:rsidP="001515A1">
            <w:r>
              <w:t>Varchar</w:t>
            </w:r>
            <w:r w:rsidR="001515A1">
              <w:t xml:space="preserve"> (64</w:t>
            </w:r>
            <w:r w:rsidR="004E5227">
              <w:t>)</w:t>
            </w:r>
          </w:p>
        </w:tc>
        <w:tc>
          <w:tcPr>
            <w:tcW w:w="2977" w:type="dxa"/>
          </w:tcPr>
          <w:p w:rsidR="00DE0BE2" w:rsidRDefault="00DE0BE2" w:rsidP="00F15DFE"/>
        </w:tc>
      </w:tr>
      <w:tr w:rsidR="00DE0BE2" w:rsidTr="00DE0BE2">
        <w:tc>
          <w:tcPr>
            <w:tcW w:w="1376" w:type="dxa"/>
          </w:tcPr>
          <w:p w:rsidR="00781E4B" w:rsidRDefault="004E5227" w:rsidP="00F15DFE">
            <w:r>
              <w:t>Comments</w:t>
            </w:r>
            <w:r w:rsidR="00781E4B">
              <w:t>,</w:t>
            </w:r>
          </w:p>
          <w:p w:rsidR="00DE0BE2" w:rsidRDefault="00781E4B" w:rsidP="00F15DFE">
            <w:r>
              <w:t>Details</w:t>
            </w:r>
          </w:p>
        </w:tc>
        <w:tc>
          <w:tcPr>
            <w:tcW w:w="2588" w:type="dxa"/>
          </w:tcPr>
          <w:p w:rsidR="00DE0BE2" w:rsidRDefault="004E5227" w:rsidP="00F15DFE">
            <w:r>
              <w:t>General comments field</w:t>
            </w:r>
          </w:p>
        </w:tc>
        <w:tc>
          <w:tcPr>
            <w:tcW w:w="1418" w:type="dxa"/>
          </w:tcPr>
          <w:p w:rsidR="00DE0BE2" w:rsidRDefault="001515A1" w:rsidP="00B55642">
            <w:r>
              <w:t>Varchar (2048</w:t>
            </w:r>
            <w:r w:rsidR="004E5227">
              <w:t>)</w:t>
            </w:r>
          </w:p>
        </w:tc>
        <w:tc>
          <w:tcPr>
            <w:tcW w:w="2977" w:type="dxa"/>
          </w:tcPr>
          <w:p w:rsidR="00DE0BE2" w:rsidRDefault="00DE0BE2" w:rsidP="00F15DFE"/>
        </w:tc>
      </w:tr>
      <w:tr w:rsidR="00DE0BE2" w:rsidTr="00DE0BE2">
        <w:tc>
          <w:tcPr>
            <w:tcW w:w="1376" w:type="dxa"/>
          </w:tcPr>
          <w:p w:rsidR="00DE0BE2" w:rsidRDefault="00DE0BE2" w:rsidP="00F15DFE">
            <w:r>
              <w:t>Descr</w:t>
            </w:r>
          </w:p>
        </w:tc>
        <w:tc>
          <w:tcPr>
            <w:tcW w:w="2588" w:type="dxa"/>
          </w:tcPr>
          <w:p w:rsidR="00DE0BE2" w:rsidRDefault="00DE0BE2" w:rsidP="00F15DFE">
            <w:r>
              <w:t>A description field</w:t>
            </w:r>
          </w:p>
        </w:tc>
        <w:tc>
          <w:tcPr>
            <w:tcW w:w="1418" w:type="dxa"/>
          </w:tcPr>
          <w:p w:rsidR="00DE0BE2" w:rsidRDefault="004E5227" w:rsidP="00B55642">
            <w:r>
              <w:t>Varchar (256)</w:t>
            </w:r>
          </w:p>
        </w:tc>
        <w:tc>
          <w:tcPr>
            <w:tcW w:w="2977" w:type="dxa"/>
          </w:tcPr>
          <w:p w:rsidR="00DE0BE2" w:rsidRDefault="00DE0BE2" w:rsidP="00F15DFE"/>
        </w:tc>
      </w:tr>
      <w:tr w:rsidR="00DE0BE2" w:rsidTr="00DE0BE2">
        <w:tc>
          <w:tcPr>
            <w:tcW w:w="1376" w:type="dxa"/>
          </w:tcPr>
          <w:p w:rsidR="00DE0BE2" w:rsidRDefault="00DE0BE2" w:rsidP="00F15DFE">
            <w:r>
              <w:t>DOB</w:t>
            </w:r>
          </w:p>
        </w:tc>
        <w:tc>
          <w:tcPr>
            <w:tcW w:w="2588" w:type="dxa"/>
          </w:tcPr>
          <w:p w:rsidR="00DE0BE2" w:rsidRDefault="005B5A86" w:rsidP="00F15DFE">
            <w:r>
              <w:t>Date of Birth</w:t>
            </w:r>
          </w:p>
        </w:tc>
        <w:tc>
          <w:tcPr>
            <w:tcW w:w="1418" w:type="dxa"/>
          </w:tcPr>
          <w:p w:rsidR="00DE0BE2" w:rsidRDefault="00DE0BE2" w:rsidP="00F15DFE">
            <w:r>
              <w:t>Date</w:t>
            </w:r>
          </w:p>
        </w:tc>
        <w:tc>
          <w:tcPr>
            <w:tcW w:w="2977" w:type="dxa"/>
          </w:tcPr>
          <w:p w:rsidR="00DE0BE2" w:rsidRDefault="00DE0BE2" w:rsidP="00F15DFE">
            <w:r>
              <w:t>Cannot be future</w:t>
            </w:r>
          </w:p>
        </w:tc>
      </w:tr>
      <w:tr w:rsidR="00DE0BE2" w:rsidTr="00DE0BE2">
        <w:tc>
          <w:tcPr>
            <w:tcW w:w="1376" w:type="dxa"/>
          </w:tcPr>
          <w:p w:rsidR="00DE0BE2" w:rsidRDefault="00DE0BE2" w:rsidP="00F15DFE">
            <w:r>
              <w:t>Date</w:t>
            </w:r>
          </w:p>
        </w:tc>
        <w:tc>
          <w:tcPr>
            <w:tcW w:w="2588" w:type="dxa"/>
          </w:tcPr>
          <w:p w:rsidR="00DE0BE2" w:rsidRDefault="00DE0BE2" w:rsidP="00F15DFE">
            <w:r>
              <w:t>A date</w:t>
            </w:r>
          </w:p>
        </w:tc>
        <w:tc>
          <w:tcPr>
            <w:tcW w:w="1418" w:type="dxa"/>
          </w:tcPr>
          <w:p w:rsidR="00DE0BE2" w:rsidRDefault="00DE0BE2" w:rsidP="00F15DFE">
            <w:r>
              <w:t>Date</w:t>
            </w:r>
          </w:p>
        </w:tc>
        <w:tc>
          <w:tcPr>
            <w:tcW w:w="2977" w:type="dxa"/>
          </w:tcPr>
          <w:p w:rsidR="00DE0BE2" w:rsidRDefault="00DE0BE2" w:rsidP="00F15DFE"/>
        </w:tc>
      </w:tr>
      <w:tr w:rsidR="004E5227" w:rsidTr="00DE0BE2">
        <w:tc>
          <w:tcPr>
            <w:tcW w:w="1376" w:type="dxa"/>
          </w:tcPr>
          <w:p w:rsidR="004E5227" w:rsidRDefault="004E5227" w:rsidP="00F15DFE">
            <w:r>
              <w:t>Time</w:t>
            </w:r>
          </w:p>
        </w:tc>
        <w:tc>
          <w:tcPr>
            <w:tcW w:w="2588" w:type="dxa"/>
          </w:tcPr>
          <w:p w:rsidR="004E5227" w:rsidRDefault="004E5227" w:rsidP="00F15DFE">
            <w:r>
              <w:t>A time</w:t>
            </w:r>
          </w:p>
        </w:tc>
        <w:tc>
          <w:tcPr>
            <w:tcW w:w="1418" w:type="dxa"/>
          </w:tcPr>
          <w:p w:rsidR="004E5227" w:rsidRDefault="004E5227" w:rsidP="00F15DFE">
            <w:r>
              <w:t>Time</w:t>
            </w:r>
          </w:p>
        </w:tc>
        <w:tc>
          <w:tcPr>
            <w:tcW w:w="2977" w:type="dxa"/>
          </w:tcPr>
          <w:p w:rsidR="004E5227" w:rsidRDefault="004E5227" w:rsidP="00F15DFE"/>
        </w:tc>
      </w:tr>
      <w:tr w:rsidR="004E5227" w:rsidTr="00DE0BE2">
        <w:tc>
          <w:tcPr>
            <w:tcW w:w="1376" w:type="dxa"/>
          </w:tcPr>
          <w:p w:rsidR="004E5227" w:rsidRDefault="004E5227" w:rsidP="004E5227">
            <w:r>
              <w:t>Datetime</w:t>
            </w:r>
          </w:p>
        </w:tc>
        <w:tc>
          <w:tcPr>
            <w:tcW w:w="2588" w:type="dxa"/>
          </w:tcPr>
          <w:p w:rsidR="004E5227" w:rsidRDefault="004E5227" w:rsidP="00F15DFE">
            <w:r>
              <w:t>A date and time</w:t>
            </w:r>
          </w:p>
        </w:tc>
        <w:tc>
          <w:tcPr>
            <w:tcW w:w="1418" w:type="dxa"/>
          </w:tcPr>
          <w:p w:rsidR="004E5227" w:rsidRDefault="004E5227" w:rsidP="00F15DFE">
            <w:r>
              <w:t>DateTime</w:t>
            </w:r>
          </w:p>
        </w:tc>
        <w:tc>
          <w:tcPr>
            <w:tcW w:w="2977" w:type="dxa"/>
          </w:tcPr>
          <w:p w:rsidR="004E5227" w:rsidRDefault="004E5227" w:rsidP="00F15DFE"/>
        </w:tc>
      </w:tr>
      <w:tr w:rsidR="00950949" w:rsidTr="00DE0BE2">
        <w:tc>
          <w:tcPr>
            <w:tcW w:w="1376" w:type="dxa"/>
          </w:tcPr>
          <w:p w:rsidR="00950949" w:rsidRDefault="00950949" w:rsidP="00F15DFE">
            <w:r>
              <w:t>Days</w:t>
            </w:r>
          </w:p>
        </w:tc>
        <w:tc>
          <w:tcPr>
            <w:tcW w:w="2588" w:type="dxa"/>
          </w:tcPr>
          <w:p w:rsidR="00950949" w:rsidRDefault="00950949" w:rsidP="00F15DFE">
            <w:r>
              <w:t>A number of days</w:t>
            </w:r>
          </w:p>
        </w:tc>
        <w:tc>
          <w:tcPr>
            <w:tcW w:w="1418" w:type="dxa"/>
          </w:tcPr>
          <w:p w:rsidR="00950949" w:rsidRDefault="001C4A32" w:rsidP="00F15DFE">
            <w:r>
              <w:t>Smallint</w:t>
            </w:r>
          </w:p>
        </w:tc>
        <w:tc>
          <w:tcPr>
            <w:tcW w:w="2977" w:type="dxa"/>
          </w:tcPr>
          <w:p w:rsidR="00950949" w:rsidRDefault="00950949" w:rsidP="00F15DFE"/>
        </w:tc>
      </w:tr>
      <w:tr w:rsidR="00DE0BE2" w:rsidTr="00DE0BE2">
        <w:tc>
          <w:tcPr>
            <w:tcW w:w="1376" w:type="dxa"/>
          </w:tcPr>
          <w:p w:rsidR="00DE0BE2" w:rsidRDefault="00DE0BE2" w:rsidP="00F15DFE">
            <w:r>
              <w:t>Balance</w:t>
            </w:r>
            <w:r w:rsidR="00950949">
              <w:t>,</w:t>
            </w:r>
          </w:p>
          <w:p w:rsidR="00950949" w:rsidRDefault="00950949" w:rsidP="00F15DFE">
            <w:r>
              <w:t>Amount</w:t>
            </w:r>
          </w:p>
        </w:tc>
        <w:tc>
          <w:tcPr>
            <w:tcW w:w="2588" w:type="dxa"/>
          </w:tcPr>
          <w:p w:rsidR="00DE0BE2" w:rsidRDefault="00DE0BE2" w:rsidP="00F15DFE">
            <w:r>
              <w:t>A financial value</w:t>
            </w:r>
          </w:p>
        </w:tc>
        <w:tc>
          <w:tcPr>
            <w:tcW w:w="1418" w:type="dxa"/>
          </w:tcPr>
          <w:p w:rsidR="00DE0BE2" w:rsidRDefault="001515A1" w:rsidP="00F15DFE">
            <w:r>
              <w:t>Decimal (12</w:t>
            </w:r>
            <w:r w:rsidR="00DE0BE2">
              <w:t>,4)</w:t>
            </w:r>
          </w:p>
        </w:tc>
        <w:tc>
          <w:tcPr>
            <w:tcW w:w="2977" w:type="dxa"/>
          </w:tcPr>
          <w:p w:rsidR="00DE0BE2" w:rsidRDefault="00DE0BE2" w:rsidP="00F15DFE">
            <w:r>
              <w:t>Signed</w:t>
            </w:r>
          </w:p>
        </w:tc>
      </w:tr>
      <w:tr w:rsidR="00657DF3" w:rsidTr="00DE0BE2">
        <w:tc>
          <w:tcPr>
            <w:tcW w:w="1376" w:type="dxa"/>
          </w:tcPr>
          <w:p w:rsidR="00657DF3" w:rsidRDefault="001515A1" w:rsidP="00F15DFE">
            <w:r>
              <w:t>Rate</w:t>
            </w:r>
          </w:p>
        </w:tc>
        <w:tc>
          <w:tcPr>
            <w:tcW w:w="2588" w:type="dxa"/>
          </w:tcPr>
          <w:p w:rsidR="00657DF3" w:rsidRDefault="001515A1" w:rsidP="001515A1">
            <w:r>
              <w:t>Percentage</w:t>
            </w:r>
          </w:p>
        </w:tc>
        <w:tc>
          <w:tcPr>
            <w:tcW w:w="1418" w:type="dxa"/>
          </w:tcPr>
          <w:p w:rsidR="00657DF3" w:rsidRDefault="001515A1" w:rsidP="001515A1">
            <w:r>
              <w:t>Decimal (8</w:t>
            </w:r>
            <w:r w:rsidR="00657DF3">
              <w:t>,4)</w:t>
            </w:r>
          </w:p>
        </w:tc>
        <w:tc>
          <w:tcPr>
            <w:tcW w:w="2977" w:type="dxa"/>
          </w:tcPr>
          <w:p w:rsidR="00657DF3" w:rsidRDefault="001515A1" w:rsidP="00F15DFE">
            <w:r>
              <w:t>Signed</w:t>
            </w:r>
          </w:p>
        </w:tc>
      </w:tr>
      <w:tr w:rsidR="001515A1" w:rsidTr="00DE0BE2">
        <w:tc>
          <w:tcPr>
            <w:tcW w:w="1376" w:type="dxa"/>
          </w:tcPr>
          <w:p w:rsidR="001515A1" w:rsidRDefault="001515A1" w:rsidP="00F15DFE">
            <w:r>
              <w:t>Percent</w:t>
            </w:r>
          </w:p>
        </w:tc>
        <w:tc>
          <w:tcPr>
            <w:tcW w:w="2588" w:type="dxa"/>
          </w:tcPr>
          <w:p w:rsidR="001515A1" w:rsidRDefault="001515A1" w:rsidP="00F15DFE">
            <w:r>
              <w:t>Percentage</w:t>
            </w:r>
          </w:p>
        </w:tc>
        <w:tc>
          <w:tcPr>
            <w:tcW w:w="1418" w:type="dxa"/>
          </w:tcPr>
          <w:p w:rsidR="001515A1" w:rsidRDefault="001515A1" w:rsidP="00F15DFE">
            <w:r>
              <w:t>Decimal (8,4)</w:t>
            </w:r>
          </w:p>
        </w:tc>
        <w:tc>
          <w:tcPr>
            <w:tcW w:w="2977" w:type="dxa"/>
          </w:tcPr>
          <w:p w:rsidR="001515A1" w:rsidRDefault="001515A1" w:rsidP="00F15DFE">
            <w:r>
              <w:t>Signed</w:t>
            </w:r>
          </w:p>
        </w:tc>
      </w:tr>
      <w:tr w:rsidR="005B5A86" w:rsidTr="00DE0BE2">
        <w:tc>
          <w:tcPr>
            <w:tcW w:w="1376" w:type="dxa"/>
          </w:tcPr>
          <w:p w:rsidR="005B5A86" w:rsidRDefault="005B5A86" w:rsidP="00F15DFE">
            <w:r>
              <w:t>URL</w:t>
            </w:r>
            <w:r w:rsidR="00201ACF">
              <w:t>,</w:t>
            </w:r>
          </w:p>
          <w:p w:rsidR="00201ACF" w:rsidRDefault="00201ACF" w:rsidP="00F15DFE">
            <w:r>
              <w:t>URI,</w:t>
            </w:r>
          </w:p>
          <w:p w:rsidR="00201ACF" w:rsidRDefault="00201ACF" w:rsidP="00F15DFE">
            <w:r>
              <w:t>URN</w:t>
            </w:r>
          </w:p>
        </w:tc>
        <w:tc>
          <w:tcPr>
            <w:tcW w:w="2588" w:type="dxa"/>
          </w:tcPr>
          <w:p w:rsidR="005B5A86" w:rsidRDefault="00201ACF" w:rsidP="00F15DFE">
            <w:r>
              <w:t>A web address (by name, by location or by identifier)</w:t>
            </w:r>
          </w:p>
        </w:tc>
        <w:tc>
          <w:tcPr>
            <w:tcW w:w="1418" w:type="dxa"/>
          </w:tcPr>
          <w:p w:rsidR="005B5A86" w:rsidRDefault="001515A1" w:rsidP="00F15DFE">
            <w:r>
              <w:t>Varchar(2083)</w:t>
            </w:r>
          </w:p>
        </w:tc>
        <w:tc>
          <w:tcPr>
            <w:tcW w:w="2977" w:type="dxa"/>
          </w:tcPr>
          <w:p w:rsidR="005B5A86" w:rsidRDefault="005B5A86" w:rsidP="00F15DFE"/>
        </w:tc>
      </w:tr>
      <w:tr w:rsidR="00950949" w:rsidTr="00DE0BE2">
        <w:tc>
          <w:tcPr>
            <w:tcW w:w="1376" w:type="dxa"/>
          </w:tcPr>
          <w:p w:rsidR="00950949" w:rsidRDefault="00950949" w:rsidP="00F15DFE">
            <w:r>
              <w:t>Value</w:t>
            </w:r>
          </w:p>
        </w:tc>
        <w:tc>
          <w:tcPr>
            <w:tcW w:w="2588" w:type="dxa"/>
          </w:tcPr>
          <w:p w:rsidR="00950949" w:rsidRDefault="00950949" w:rsidP="00F15DFE">
            <w:r>
              <w:t>A generic value field that can hold any datatype</w:t>
            </w:r>
          </w:p>
        </w:tc>
        <w:tc>
          <w:tcPr>
            <w:tcW w:w="1418" w:type="dxa"/>
          </w:tcPr>
          <w:p w:rsidR="00950949" w:rsidRDefault="00950949" w:rsidP="00F15DFE">
            <w:r>
              <w:t>Varchar(2048)</w:t>
            </w:r>
          </w:p>
        </w:tc>
        <w:tc>
          <w:tcPr>
            <w:tcW w:w="2977" w:type="dxa"/>
          </w:tcPr>
          <w:p w:rsidR="00950949" w:rsidRDefault="00950949" w:rsidP="00F15DFE"/>
        </w:tc>
      </w:tr>
      <w:tr w:rsidR="007D5CE1" w:rsidTr="00DE0BE2">
        <w:tc>
          <w:tcPr>
            <w:tcW w:w="1376" w:type="dxa"/>
          </w:tcPr>
          <w:p w:rsidR="007D5CE1" w:rsidRDefault="007D5CE1" w:rsidP="007D5CE1">
            <w:r>
              <w:t>Token</w:t>
            </w:r>
          </w:p>
        </w:tc>
        <w:tc>
          <w:tcPr>
            <w:tcW w:w="2588" w:type="dxa"/>
          </w:tcPr>
          <w:p w:rsidR="007D5CE1" w:rsidRDefault="007D5CE1" w:rsidP="007D5CE1">
            <w:r>
              <w:t>A code that identifies a permission</w:t>
            </w:r>
          </w:p>
        </w:tc>
        <w:tc>
          <w:tcPr>
            <w:tcW w:w="1418" w:type="dxa"/>
          </w:tcPr>
          <w:p w:rsidR="007D5CE1" w:rsidRDefault="007D5CE1" w:rsidP="007D5CE1">
            <w:r>
              <w:t>Varchar(2048)</w:t>
            </w:r>
          </w:p>
        </w:tc>
        <w:tc>
          <w:tcPr>
            <w:tcW w:w="2977" w:type="dxa"/>
          </w:tcPr>
          <w:p w:rsidR="007D5CE1" w:rsidRDefault="007D5CE1" w:rsidP="007D5CE1"/>
        </w:tc>
      </w:tr>
    </w:tbl>
    <w:p w:rsidR="001769ED" w:rsidRDefault="001769ED" w:rsidP="001769ED"/>
    <w:p w:rsidR="00941C3A" w:rsidRDefault="00941C3A" w:rsidP="001769ED">
      <w:r>
        <w:t xml:space="preserve">Where datatypes </w:t>
      </w:r>
      <w:r w:rsidR="001F6965">
        <w:t>need to serve</w:t>
      </w:r>
      <w:r>
        <w:t xml:space="preserve"> web applications, the following substitutions may be made in terms of datatypes:</w:t>
      </w:r>
    </w:p>
    <w:p w:rsidR="00941C3A" w:rsidRDefault="00941C3A" w:rsidP="00941C3A">
      <w:pPr>
        <w:pStyle w:val="ListParagraph"/>
        <w:numPr>
          <w:ilvl w:val="0"/>
          <w:numId w:val="39"/>
        </w:numPr>
        <w:ind w:left="426" w:hanging="284"/>
      </w:pPr>
      <w:r>
        <w:t>Varchar may be substituted for nvarchar if it is expected that the whole range of UTF-8</w:t>
      </w:r>
      <w:r w:rsidR="000E6895">
        <w:t xml:space="preserve"> (Unicode)</w:t>
      </w:r>
      <w:r>
        <w:t xml:space="preserve"> characters need to be stored.</w:t>
      </w:r>
    </w:p>
    <w:p w:rsidR="00F15DFE" w:rsidRDefault="00F15DFE">
      <w:pPr>
        <w:rPr>
          <w:rFonts w:eastAsiaTheme="majorEastAsia" w:cstheme="majorBidi"/>
          <w:color w:val="595959" w:themeColor="text1" w:themeTint="A6"/>
          <w:sz w:val="36"/>
          <w:szCs w:val="26"/>
        </w:rPr>
      </w:pPr>
      <w:r>
        <w:br w:type="page"/>
      </w:r>
    </w:p>
    <w:p w:rsidR="00475950" w:rsidRDefault="00475950" w:rsidP="0013580D">
      <w:pPr>
        <w:pStyle w:val="Heading2"/>
      </w:pPr>
      <w:bookmarkStart w:id="137" w:name="_Toc444694147"/>
      <w:r>
        <w:t>Approved Acronyms</w:t>
      </w:r>
      <w:r w:rsidR="001C78B0">
        <w:t>, Initialisms &amp; Abbreviations</w:t>
      </w:r>
      <w:bookmarkEnd w:id="137"/>
    </w:p>
    <w:tbl>
      <w:tblPr>
        <w:tblStyle w:val="TableGrid"/>
        <w:tblW w:w="8359" w:type="dxa"/>
        <w:tblLook w:val="04A0" w:firstRow="1" w:lastRow="0" w:firstColumn="1" w:lastColumn="0" w:noHBand="0" w:noVBand="1"/>
      </w:tblPr>
      <w:tblGrid>
        <w:gridCol w:w="1271"/>
        <w:gridCol w:w="2410"/>
        <w:gridCol w:w="4678"/>
      </w:tblGrid>
      <w:tr w:rsidR="001C78B0" w:rsidRPr="004C4888" w:rsidTr="001C78B0">
        <w:trPr>
          <w:tblHeader/>
        </w:trPr>
        <w:tc>
          <w:tcPr>
            <w:tcW w:w="1271" w:type="dxa"/>
            <w:shd w:val="clear" w:color="auto" w:fill="00B0F0"/>
          </w:tcPr>
          <w:p w:rsidR="001C78B0" w:rsidRPr="004C4888" w:rsidRDefault="001C78B0" w:rsidP="004C4888">
            <w:pPr>
              <w:rPr>
                <w:b/>
                <w:color w:val="FFFFFF" w:themeColor="background1"/>
              </w:rPr>
            </w:pPr>
            <w:r>
              <w:rPr>
                <w:b/>
                <w:color w:val="FFFFFF" w:themeColor="background1"/>
              </w:rPr>
              <w:t>Acronym</w:t>
            </w:r>
          </w:p>
        </w:tc>
        <w:tc>
          <w:tcPr>
            <w:tcW w:w="2410" w:type="dxa"/>
            <w:shd w:val="clear" w:color="auto" w:fill="00B0F0"/>
          </w:tcPr>
          <w:p w:rsidR="001C78B0" w:rsidRPr="004C4888" w:rsidRDefault="001C78B0" w:rsidP="004C4888">
            <w:pPr>
              <w:rPr>
                <w:b/>
                <w:color w:val="FFFFFF" w:themeColor="background1"/>
              </w:rPr>
            </w:pPr>
            <w:r w:rsidRPr="004C4888">
              <w:rPr>
                <w:b/>
                <w:color w:val="FFFFFF" w:themeColor="background1"/>
              </w:rPr>
              <w:t>Replaces</w:t>
            </w:r>
          </w:p>
        </w:tc>
        <w:tc>
          <w:tcPr>
            <w:tcW w:w="4678" w:type="dxa"/>
            <w:shd w:val="clear" w:color="auto" w:fill="00B0F0"/>
          </w:tcPr>
          <w:p w:rsidR="001C78B0" w:rsidRPr="004C4888" w:rsidRDefault="001C78B0" w:rsidP="004C4888">
            <w:pPr>
              <w:rPr>
                <w:b/>
                <w:color w:val="FFFFFF" w:themeColor="background1"/>
              </w:rPr>
            </w:pPr>
            <w:r w:rsidRPr="004C4888">
              <w:rPr>
                <w:b/>
                <w:color w:val="FFFFFF" w:themeColor="background1"/>
              </w:rPr>
              <w:t>Reason</w:t>
            </w:r>
          </w:p>
        </w:tc>
      </w:tr>
      <w:tr w:rsidR="001C78B0" w:rsidTr="001C78B0">
        <w:tc>
          <w:tcPr>
            <w:tcW w:w="1271" w:type="dxa"/>
          </w:tcPr>
          <w:p w:rsidR="001C78B0" w:rsidRDefault="001C78B0" w:rsidP="004C4888">
            <w:r>
              <w:t>APR</w:t>
            </w:r>
          </w:p>
        </w:tc>
        <w:tc>
          <w:tcPr>
            <w:tcW w:w="2410" w:type="dxa"/>
          </w:tcPr>
          <w:p w:rsidR="001C78B0" w:rsidRDefault="001C78B0" w:rsidP="004C4888">
            <w:r>
              <w:t>Annual Percentage Rate</w:t>
            </w:r>
          </w:p>
        </w:tc>
        <w:tc>
          <w:tcPr>
            <w:tcW w:w="4678" w:type="dxa"/>
          </w:tcPr>
          <w:p w:rsidR="001C78B0" w:rsidRDefault="001C78B0" w:rsidP="004C4888">
            <w:r>
              <w:t>Extremely Common</w:t>
            </w:r>
          </w:p>
        </w:tc>
      </w:tr>
      <w:tr w:rsidR="001C78B0" w:rsidTr="001C78B0">
        <w:tc>
          <w:tcPr>
            <w:tcW w:w="1271" w:type="dxa"/>
          </w:tcPr>
          <w:p w:rsidR="001C78B0" w:rsidRDefault="001C78B0" w:rsidP="004C4888">
            <w:r>
              <w:t>DOB</w:t>
            </w:r>
          </w:p>
        </w:tc>
        <w:tc>
          <w:tcPr>
            <w:tcW w:w="2410" w:type="dxa"/>
          </w:tcPr>
          <w:p w:rsidR="001C78B0" w:rsidRDefault="001C78B0" w:rsidP="004C4888">
            <w:r>
              <w:t>Date Of Birth</w:t>
            </w:r>
          </w:p>
        </w:tc>
        <w:tc>
          <w:tcPr>
            <w:tcW w:w="4678" w:type="dxa"/>
          </w:tcPr>
          <w:p w:rsidR="001C78B0" w:rsidRDefault="001C78B0" w:rsidP="004C4888">
            <w:r>
              <w:t>Extremely Common</w:t>
            </w:r>
          </w:p>
        </w:tc>
      </w:tr>
      <w:tr w:rsidR="001C78B0" w:rsidTr="001C78B0">
        <w:tc>
          <w:tcPr>
            <w:tcW w:w="1271" w:type="dxa"/>
          </w:tcPr>
          <w:p w:rsidR="001C78B0" w:rsidRDefault="001C78B0" w:rsidP="004C4888">
            <w:r>
              <w:t>ID</w:t>
            </w:r>
          </w:p>
        </w:tc>
        <w:tc>
          <w:tcPr>
            <w:tcW w:w="2410" w:type="dxa"/>
          </w:tcPr>
          <w:p w:rsidR="001C78B0" w:rsidRDefault="001C78B0" w:rsidP="004C4888">
            <w:r>
              <w:t>Identifier</w:t>
            </w:r>
          </w:p>
        </w:tc>
        <w:tc>
          <w:tcPr>
            <w:tcW w:w="4678" w:type="dxa"/>
          </w:tcPr>
          <w:p w:rsidR="001C78B0" w:rsidRDefault="001C78B0" w:rsidP="004C4888">
            <w:r>
              <w:t>Extremely Common</w:t>
            </w:r>
          </w:p>
        </w:tc>
      </w:tr>
      <w:tr w:rsidR="001C78B0" w:rsidTr="001C78B0">
        <w:tc>
          <w:tcPr>
            <w:tcW w:w="1271" w:type="dxa"/>
          </w:tcPr>
          <w:p w:rsidR="001C78B0" w:rsidRDefault="001C78B0" w:rsidP="001C78B0">
            <w:r>
              <w:t>Amt</w:t>
            </w:r>
          </w:p>
        </w:tc>
        <w:tc>
          <w:tcPr>
            <w:tcW w:w="2410" w:type="dxa"/>
          </w:tcPr>
          <w:p w:rsidR="001C78B0" w:rsidRDefault="001C78B0" w:rsidP="001C78B0">
            <w:r>
              <w:t>Amount</w:t>
            </w:r>
          </w:p>
        </w:tc>
        <w:tc>
          <w:tcPr>
            <w:tcW w:w="4678" w:type="dxa"/>
          </w:tcPr>
          <w:p w:rsidR="001C78B0" w:rsidRDefault="001C78B0" w:rsidP="001C78B0">
            <w:r>
              <w:t>Extremely Common</w:t>
            </w:r>
          </w:p>
        </w:tc>
      </w:tr>
      <w:tr w:rsidR="001C78B0" w:rsidTr="001C78B0">
        <w:tc>
          <w:tcPr>
            <w:tcW w:w="1271" w:type="dxa"/>
          </w:tcPr>
          <w:p w:rsidR="001C78B0" w:rsidRDefault="001C78B0" w:rsidP="001C78B0">
            <w:r>
              <w:t>Avg</w:t>
            </w:r>
          </w:p>
        </w:tc>
        <w:tc>
          <w:tcPr>
            <w:tcW w:w="2410" w:type="dxa"/>
          </w:tcPr>
          <w:p w:rsidR="001C78B0" w:rsidRDefault="001C78B0" w:rsidP="001C78B0">
            <w:r>
              <w:t>Average</w:t>
            </w:r>
          </w:p>
        </w:tc>
        <w:tc>
          <w:tcPr>
            <w:tcW w:w="4678" w:type="dxa"/>
          </w:tcPr>
          <w:p w:rsidR="001C78B0" w:rsidRDefault="001C78B0" w:rsidP="001C78B0">
            <w:r w:rsidRPr="00B55F9F">
              <w:t>Extremely Common</w:t>
            </w:r>
          </w:p>
        </w:tc>
      </w:tr>
      <w:tr w:rsidR="001C78B0" w:rsidTr="001C78B0">
        <w:tc>
          <w:tcPr>
            <w:tcW w:w="1271" w:type="dxa"/>
          </w:tcPr>
          <w:p w:rsidR="001C78B0" w:rsidRDefault="001C78B0" w:rsidP="001C78B0">
            <w:r>
              <w:t>Descr</w:t>
            </w:r>
          </w:p>
        </w:tc>
        <w:tc>
          <w:tcPr>
            <w:tcW w:w="2410" w:type="dxa"/>
          </w:tcPr>
          <w:p w:rsidR="001C78B0" w:rsidRDefault="001C78B0" w:rsidP="001C78B0">
            <w:r>
              <w:t>Description</w:t>
            </w:r>
          </w:p>
        </w:tc>
        <w:tc>
          <w:tcPr>
            <w:tcW w:w="4678" w:type="dxa"/>
          </w:tcPr>
          <w:p w:rsidR="001C78B0" w:rsidRDefault="001C78B0" w:rsidP="001C78B0">
            <w:r>
              <w:t>Extremely Common</w:t>
            </w:r>
          </w:p>
        </w:tc>
      </w:tr>
      <w:tr w:rsidR="001C78B0" w:rsidTr="001C78B0">
        <w:tc>
          <w:tcPr>
            <w:tcW w:w="1271" w:type="dxa"/>
          </w:tcPr>
          <w:p w:rsidR="001C78B0" w:rsidRDefault="001C78B0" w:rsidP="001C78B0">
            <w:r>
              <w:t>Ind</w:t>
            </w:r>
          </w:p>
        </w:tc>
        <w:tc>
          <w:tcPr>
            <w:tcW w:w="2410" w:type="dxa"/>
          </w:tcPr>
          <w:p w:rsidR="001C78B0" w:rsidRDefault="001C78B0" w:rsidP="001C78B0">
            <w:r>
              <w:t>Indicator</w:t>
            </w:r>
          </w:p>
        </w:tc>
        <w:tc>
          <w:tcPr>
            <w:tcW w:w="4678" w:type="dxa"/>
          </w:tcPr>
          <w:p w:rsidR="001C78B0" w:rsidRDefault="001C78B0" w:rsidP="001C78B0">
            <w:r>
              <w:t>Extremely Common</w:t>
            </w:r>
          </w:p>
        </w:tc>
      </w:tr>
      <w:tr w:rsidR="001C78B0" w:rsidTr="001C78B0">
        <w:tc>
          <w:tcPr>
            <w:tcW w:w="1271" w:type="dxa"/>
          </w:tcPr>
          <w:p w:rsidR="001C78B0" w:rsidRDefault="001C78B0" w:rsidP="001C78B0">
            <w:r>
              <w:t>Max</w:t>
            </w:r>
          </w:p>
        </w:tc>
        <w:tc>
          <w:tcPr>
            <w:tcW w:w="2410" w:type="dxa"/>
          </w:tcPr>
          <w:p w:rsidR="001C78B0" w:rsidRDefault="001C78B0" w:rsidP="001C78B0">
            <w:r>
              <w:t>Maximum</w:t>
            </w:r>
          </w:p>
        </w:tc>
        <w:tc>
          <w:tcPr>
            <w:tcW w:w="4678" w:type="dxa"/>
          </w:tcPr>
          <w:p w:rsidR="001C78B0" w:rsidRDefault="001C78B0" w:rsidP="001C78B0">
            <w:r w:rsidRPr="00B55F9F">
              <w:t>Extremely Common</w:t>
            </w:r>
          </w:p>
        </w:tc>
      </w:tr>
      <w:tr w:rsidR="001C78B0" w:rsidTr="001C78B0">
        <w:tc>
          <w:tcPr>
            <w:tcW w:w="1271" w:type="dxa"/>
          </w:tcPr>
          <w:p w:rsidR="001C78B0" w:rsidRDefault="001C78B0" w:rsidP="001C78B0">
            <w:r>
              <w:t>Min</w:t>
            </w:r>
          </w:p>
        </w:tc>
        <w:tc>
          <w:tcPr>
            <w:tcW w:w="2410" w:type="dxa"/>
          </w:tcPr>
          <w:p w:rsidR="001C78B0" w:rsidRDefault="001C78B0" w:rsidP="001C78B0">
            <w:r>
              <w:t>Minimum</w:t>
            </w:r>
          </w:p>
        </w:tc>
        <w:tc>
          <w:tcPr>
            <w:tcW w:w="4678" w:type="dxa"/>
          </w:tcPr>
          <w:p w:rsidR="001C78B0" w:rsidRDefault="001C78B0" w:rsidP="001C78B0">
            <w:r w:rsidRPr="00B55F9F">
              <w:t>Extremely Common</w:t>
            </w:r>
          </w:p>
        </w:tc>
      </w:tr>
      <w:tr w:rsidR="001C78B0" w:rsidTr="001C78B0">
        <w:tc>
          <w:tcPr>
            <w:tcW w:w="1271" w:type="dxa"/>
          </w:tcPr>
          <w:p w:rsidR="001C78B0" w:rsidRDefault="001C78B0" w:rsidP="001C78B0">
            <w:r>
              <w:t>Qty</w:t>
            </w:r>
          </w:p>
        </w:tc>
        <w:tc>
          <w:tcPr>
            <w:tcW w:w="2410" w:type="dxa"/>
          </w:tcPr>
          <w:p w:rsidR="001C78B0" w:rsidRDefault="001C78B0" w:rsidP="001C78B0">
            <w:r>
              <w:t>Quantity</w:t>
            </w:r>
          </w:p>
        </w:tc>
        <w:tc>
          <w:tcPr>
            <w:tcW w:w="4678" w:type="dxa"/>
          </w:tcPr>
          <w:p w:rsidR="001C78B0" w:rsidRDefault="001C78B0" w:rsidP="001C78B0">
            <w:r w:rsidRPr="00B55F9F">
              <w:t>Extremely Common</w:t>
            </w:r>
          </w:p>
        </w:tc>
      </w:tr>
      <w:tr w:rsidR="001C78B0" w:rsidTr="001C78B0">
        <w:tc>
          <w:tcPr>
            <w:tcW w:w="1271" w:type="dxa"/>
          </w:tcPr>
          <w:p w:rsidR="001C78B0" w:rsidRDefault="001C78B0" w:rsidP="001C78B0">
            <w:r>
              <w:t>Ref</w:t>
            </w:r>
          </w:p>
        </w:tc>
        <w:tc>
          <w:tcPr>
            <w:tcW w:w="2410" w:type="dxa"/>
          </w:tcPr>
          <w:p w:rsidR="001C78B0" w:rsidRDefault="001C78B0" w:rsidP="001C78B0">
            <w:r>
              <w:t>Reference</w:t>
            </w:r>
          </w:p>
        </w:tc>
        <w:tc>
          <w:tcPr>
            <w:tcW w:w="4678" w:type="dxa"/>
          </w:tcPr>
          <w:p w:rsidR="001C78B0" w:rsidRDefault="001C78B0" w:rsidP="001C78B0">
            <w:r w:rsidRPr="00B55F9F">
              <w:t>Extremely Common</w:t>
            </w:r>
          </w:p>
        </w:tc>
      </w:tr>
      <w:tr w:rsidR="001C78B0" w:rsidTr="001C78B0">
        <w:tc>
          <w:tcPr>
            <w:tcW w:w="1271" w:type="dxa"/>
          </w:tcPr>
          <w:p w:rsidR="001C78B0" w:rsidRDefault="001C78B0" w:rsidP="001C78B0">
            <w:r>
              <w:t>Wk</w:t>
            </w:r>
          </w:p>
        </w:tc>
        <w:tc>
          <w:tcPr>
            <w:tcW w:w="2410" w:type="dxa"/>
          </w:tcPr>
          <w:p w:rsidR="001C78B0" w:rsidRDefault="001C78B0" w:rsidP="001C78B0">
            <w:r>
              <w:t>Week</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Wkly</w:t>
            </w:r>
          </w:p>
        </w:tc>
        <w:tc>
          <w:tcPr>
            <w:tcW w:w="2410" w:type="dxa"/>
          </w:tcPr>
          <w:p w:rsidR="001C78B0" w:rsidRDefault="001C78B0" w:rsidP="001C78B0">
            <w:r>
              <w:t>Weekly</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Mth</w:t>
            </w:r>
          </w:p>
        </w:tc>
        <w:tc>
          <w:tcPr>
            <w:tcW w:w="2410" w:type="dxa"/>
          </w:tcPr>
          <w:p w:rsidR="001C78B0" w:rsidRDefault="001C78B0" w:rsidP="001C78B0">
            <w:r>
              <w:t>Month</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Mthly</w:t>
            </w:r>
          </w:p>
        </w:tc>
        <w:tc>
          <w:tcPr>
            <w:tcW w:w="2410" w:type="dxa"/>
          </w:tcPr>
          <w:p w:rsidR="001C78B0" w:rsidRDefault="001C78B0" w:rsidP="001C78B0">
            <w:r>
              <w:t>Monthly</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Qtr</w:t>
            </w:r>
          </w:p>
        </w:tc>
        <w:tc>
          <w:tcPr>
            <w:tcW w:w="2410" w:type="dxa"/>
          </w:tcPr>
          <w:p w:rsidR="001C78B0" w:rsidRDefault="001C78B0" w:rsidP="001C78B0">
            <w:r>
              <w:t>Quarter</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Qtrly</w:t>
            </w:r>
          </w:p>
        </w:tc>
        <w:tc>
          <w:tcPr>
            <w:tcW w:w="2410" w:type="dxa"/>
          </w:tcPr>
          <w:p w:rsidR="001C78B0" w:rsidRDefault="001C78B0" w:rsidP="001C78B0">
            <w:r>
              <w:t>Quarterly</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Yr</w:t>
            </w:r>
          </w:p>
        </w:tc>
        <w:tc>
          <w:tcPr>
            <w:tcW w:w="2410" w:type="dxa"/>
          </w:tcPr>
          <w:p w:rsidR="001C78B0" w:rsidRDefault="001C78B0" w:rsidP="001C78B0">
            <w:r>
              <w:t>Year</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Yrly</w:t>
            </w:r>
          </w:p>
        </w:tc>
        <w:tc>
          <w:tcPr>
            <w:tcW w:w="2410" w:type="dxa"/>
          </w:tcPr>
          <w:p w:rsidR="001C78B0" w:rsidRDefault="001C78B0" w:rsidP="001C78B0">
            <w:r>
              <w:t>Yearly</w:t>
            </w:r>
          </w:p>
        </w:tc>
        <w:tc>
          <w:tcPr>
            <w:tcW w:w="4678" w:type="dxa"/>
          </w:tcPr>
          <w:p w:rsidR="001C78B0" w:rsidRDefault="001C78B0" w:rsidP="001C78B0">
            <w:r w:rsidRPr="00EA3F3A">
              <w:t>Extremely Common</w:t>
            </w:r>
          </w:p>
        </w:tc>
      </w:tr>
      <w:tr w:rsidR="001C78B0" w:rsidTr="001C78B0">
        <w:tc>
          <w:tcPr>
            <w:tcW w:w="1271" w:type="dxa"/>
          </w:tcPr>
          <w:p w:rsidR="001C78B0" w:rsidRDefault="001C78B0" w:rsidP="001C78B0">
            <w:r>
              <w:t>Dim</w:t>
            </w:r>
          </w:p>
        </w:tc>
        <w:tc>
          <w:tcPr>
            <w:tcW w:w="2410" w:type="dxa"/>
          </w:tcPr>
          <w:p w:rsidR="001C78B0" w:rsidRDefault="001C78B0" w:rsidP="001C78B0">
            <w:r>
              <w:t>Dimension</w:t>
            </w:r>
          </w:p>
        </w:tc>
        <w:tc>
          <w:tcPr>
            <w:tcW w:w="4678" w:type="dxa"/>
          </w:tcPr>
          <w:p w:rsidR="001C78B0" w:rsidRDefault="001C78B0" w:rsidP="001C78B0">
            <w:r w:rsidRPr="00B55F9F">
              <w:t>Extremely Common</w:t>
            </w:r>
          </w:p>
        </w:tc>
      </w:tr>
      <w:tr w:rsidR="001C78B0" w:rsidTr="001C78B0">
        <w:tc>
          <w:tcPr>
            <w:tcW w:w="1271" w:type="dxa"/>
          </w:tcPr>
          <w:p w:rsidR="001C78B0" w:rsidRDefault="00052045" w:rsidP="001C78B0">
            <w:r>
              <w:t>Pct</w:t>
            </w:r>
          </w:p>
        </w:tc>
        <w:tc>
          <w:tcPr>
            <w:tcW w:w="2410" w:type="dxa"/>
          </w:tcPr>
          <w:p w:rsidR="001C78B0" w:rsidRDefault="00052045" w:rsidP="001C78B0">
            <w:r>
              <w:t>Percentage</w:t>
            </w:r>
          </w:p>
        </w:tc>
        <w:tc>
          <w:tcPr>
            <w:tcW w:w="4678" w:type="dxa"/>
          </w:tcPr>
          <w:p w:rsidR="001C78B0" w:rsidRDefault="00052045" w:rsidP="001C78B0">
            <w:r w:rsidRPr="00B55F9F">
              <w:t>Extremely Common</w:t>
            </w:r>
          </w:p>
        </w:tc>
      </w:tr>
      <w:tr w:rsidR="001C78B0" w:rsidTr="001C78B0">
        <w:tc>
          <w:tcPr>
            <w:tcW w:w="1271" w:type="dxa"/>
          </w:tcPr>
          <w:p w:rsidR="001C78B0" w:rsidRDefault="00004CFE" w:rsidP="001C78B0">
            <w:r>
              <w:t>XRef</w:t>
            </w:r>
          </w:p>
        </w:tc>
        <w:tc>
          <w:tcPr>
            <w:tcW w:w="2410" w:type="dxa"/>
          </w:tcPr>
          <w:p w:rsidR="001C78B0" w:rsidRDefault="00004CFE" w:rsidP="001C78B0">
            <w:r>
              <w:t>Cross Reference</w:t>
            </w:r>
          </w:p>
        </w:tc>
        <w:tc>
          <w:tcPr>
            <w:tcW w:w="4678" w:type="dxa"/>
          </w:tcPr>
          <w:p w:rsidR="001C78B0" w:rsidRDefault="00004CFE" w:rsidP="001C78B0">
            <w:r>
              <w:t>Verbose</w:t>
            </w:r>
          </w:p>
        </w:tc>
      </w:tr>
      <w:tr w:rsidR="001C78B0" w:rsidTr="001C78B0">
        <w:tc>
          <w:tcPr>
            <w:tcW w:w="1271" w:type="dxa"/>
          </w:tcPr>
          <w:p w:rsidR="001C78B0" w:rsidRDefault="001C78B0" w:rsidP="001C78B0"/>
        </w:tc>
        <w:tc>
          <w:tcPr>
            <w:tcW w:w="2410" w:type="dxa"/>
          </w:tcPr>
          <w:p w:rsidR="001C78B0" w:rsidRDefault="001C78B0" w:rsidP="001C78B0"/>
        </w:tc>
        <w:tc>
          <w:tcPr>
            <w:tcW w:w="4678" w:type="dxa"/>
          </w:tcPr>
          <w:p w:rsidR="001C78B0" w:rsidRDefault="001C78B0" w:rsidP="001C78B0"/>
        </w:tc>
      </w:tr>
      <w:tr w:rsidR="001C78B0" w:rsidTr="001C78B0">
        <w:tc>
          <w:tcPr>
            <w:tcW w:w="1271" w:type="dxa"/>
          </w:tcPr>
          <w:p w:rsidR="001C78B0" w:rsidRDefault="001C78B0" w:rsidP="001C78B0"/>
        </w:tc>
        <w:tc>
          <w:tcPr>
            <w:tcW w:w="2410" w:type="dxa"/>
          </w:tcPr>
          <w:p w:rsidR="001C78B0" w:rsidRDefault="001C78B0" w:rsidP="001C78B0"/>
        </w:tc>
        <w:tc>
          <w:tcPr>
            <w:tcW w:w="4678" w:type="dxa"/>
          </w:tcPr>
          <w:p w:rsidR="001C78B0" w:rsidRDefault="001C78B0" w:rsidP="001C78B0"/>
        </w:tc>
      </w:tr>
      <w:tr w:rsidR="001C78B0" w:rsidTr="001C78B0">
        <w:tc>
          <w:tcPr>
            <w:tcW w:w="1271" w:type="dxa"/>
          </w:tcPr>
          <w:p w:rsidR="001C78B0" w:rsidRDefault="001C78B0" w:rsidP="001C78B0"/>
        </w:tc>
        <w:tc>
          <w:tcPr>
            <w:tcW w:w="2410" w:type="dxa"/>
          </w:tcPr>
          <w:p w:rsidR="001C78B0" w:rsidRDefault="001C78B0" w:rsidP="001C78B0"/>
        </w:tc>
        <w:tc>
          <w:tcPr>
            <w:tcW w:w="4678" w:type="dxa"/>
          </w:tcPr>
          <w:p w:rsidR="001C78B0" w:rsidRDefault="001C78B0" w:rsidP="001C78B0"/>
        </w:tc>
      </w:tr>
      <w:tr w:rsidR="001C78B0" w:rsidTr="001C78B0">
        <w:tc>
          <w:tcPr>
            <w:tcW w:w="1271" w:type="dxa"/>
          </w:tcPr>
          <w:p w:rsidR="001C78B0" w:rsidRDefault="001C78B0" w:rsidP="001C78B0"/>
        </w:tc>
        <w:tc>
          <w:tcPr>
            <w:tcW w:w="2410" w:type="dxa"/>
          </w:tcPr>
          <w:p w:rsidR="001C78B0" w:rsidRDefault="001C78B0" w:rsidP="001C78B0"/>
        </w:tc>
        <w:tc>
          <w:tcPr>
            <w:tcW w:w="4678" w:type="dxa"/>
          </w:tcPr>
          <w:p w:rsidR="001C78B0" w:rsidRDefault="001C78B0" w:rsidP="001C78B0"/>
        </w:tc>
      </w:tr>
    </w:tbl>
    <w:p w:rsidR="001769ED" w:rsidRPr="001769ED" w:rsidRDefault="001769ED" w:rsidP="001769ED"/>
    <w:p w:rsidR="00F15DFE" w:rsidRDefault="00F15DFE">
      <w:pPr>
        <w:rPr>
          <w:rFonts w:eastAsiaTheme="majorEastAsia" w:cstheme="majorBidi"/>
          <w:color w:val="595959" w:themeColor="text1" w:themeTint="A6"/>
          <w:sz w:val="36"/>
          <w:szCs w:val="26"/>
        </w:rPr>
      </w:pPr>
      <w:r>
        <w:br w:type="page"/>
      </w:r>
    </w:p>
    <w:p w:rsidR="00F070C8" w:rsidRDefault="00F070C8" w:rsidP="00996BF8">
      <w:pPr>
        <w:pStyle w:val="Heading2"/>
      </w:pPr>
      <w:bookmarkStart w:id="138" w:name="_Toc444694148"/>
      <w:r>
        <w:t>Normal Forms</w:t>
      </w:r>
      <w:bookmarkEnd w:id="138"/>
    </w:p>
    <w:p w:rsidR="00174CDC" w:rsidRPr="00174CDC" w:rsidRDefault="00174CDC" w:rsidP="00174CDC">
      <w:r>
        <w:t>Normalisation is the process of rationalising data to minimise data redundancy, and maximise its effectiveness with the relational engine behind most databases. This appendix presents a (simplified) view of the most common normal forms.</w:t>
      </w:r>
    </w:p>
    <w:p w:rsidR="00F070C8" w:rsidRDefault="00F070C8" w:rsidP="00F070C8">
      <w:pPr>
        <w:pStyle w:val="Heading3"/>
      </w:pPr>
      <w:r>
        <w:t>First Normal Form (1NF)</w:t>
      </w:r>
    </w:p>
    <w:p w:rsidR="00174CDC" w:rsidRPr="00ED4C1E" w:rsidRDefault="00174CDC" w:rsidP="00ED4C1E">
      <w:pPr>
        <w:pStyle w:val="Heading4"/>
      </w:pPr>
      <w:r w:rsidRPr="00ED4C1E">
        <w:t>Simple Definition:</w:t>
      </w:r>
    </w:p>
    <w:p w:rsidR="00145739" w:rsidRPr="00145739" w:rsidRDefault="00145739" w:rsidP="00174CDC">
      <w:pPr>
        <w:ind w:firstLine="720"/>
      </w:pPr>
      <w:r>
        <w:t>“The Key”</w:t>
      </w:r>
    </w:p>
    <w:p w:rsidR="00F070C8" w:rsidRDefault="00F070C8" w:rsidP="00761BF3">
      <w:pPr>
        <w:ind w:left="720"/>
      </w:pPr>
      <w:r>
        <w:t>The entity has a primary key</w:t>
      </w:r>
    </w:p>
    <w:p w:rsidR="00F070C8" w:rsidRDefault="00F070C8" w:rsidP="00761BF3">
      <w:pPr>
        <w:ind w:left="720"/>
      </w:pPr>
      <w:r>
        <w:t>The non-key attributes depend on the primary key</w:t>
      </w:r>
    </w:p>
    <w:p w:rsidR="0012356B" w:rsidRDefault="0012356B" w:rsidP="00761BF3">
      <w:pPr>
        <w:ind w:left="720"/>
      </w:pPr>
      <w:r>
        <w:t>Each record should contain the same number of fields</w:t>
      </w:r>
    </w:p>
    <w:p w:rsidR="00761BF3" w:rsidRDefault="00761BF3" w:rsidP="00761BF3">
      <w:pPr>
        <w:ind w:left="720"/>
      </w:pPr>
      <w:r>
        <w:t>There should be no repeating fields</w:t>
      </w:r>
    </w:p>
    <w:p w:rsidR="00174CDC" w:rsidRPr="00ED4C1E" w:rsidRDefault="00174CDC" w:rsidP="00ED4C1E">
      <w:pPr>
        <w:pStyle w:val="Heading4"/>
      </w:pPr>
      <w:r w:rsidRPr="00ED4C1E">
        <w:t xml:space="preserve">Full Definition: </w:t>
      </w:r>
    </w:p>
    <w:p w:rsidR="00174CDC" w:rsidRDefault="00174CDC" w:rsidP="00174CDC">
      <w:pPr>
        <w:ind w:left="720"/>
      </w:pPr>
      <w:r w:rsidRPr="00174CDC">
        <w:t>A relation is in first normal form if and only if the domain of each attribute contains only atomic (indivisible) values, and the value of each attribute contains only a single value from that domain.</w:t>
      </w:r>
    </w:p>
    <w:p w:rsidR="00761BF3" w:rsidRPr="00ED4C1E" w:rsidRDefault="00767097" w:rsidP="00ED4C1E">
      <w:pPr>
        <w:pStyle w:val="Heading4"/>
      </w:pPr>
      <w:r w:rsidRPr="00ED4C1E">
        <w:t>Not 1NF</w:t>
      </w:r>
      <w:r w:rsidR="00761BF3" w:rsidRPr="00ED4C1E">
        <w:t>:</w:t>
      </w:r>
      <w:r w:rsidR="00174CDC" w:rsidRPr="00ED4C1E">
        <w:t xml:space="preserve"> </w:t>
      </w:r>
    </w:p>
    <w:p w:rsidR="00761BF3" w:rsidRDefault="00761BF3" w:rsidP="00761BF3">
      <w:pPr>
        <w:ind w:left="720"/>
      </w:pPr>
      <w:r w:rsidRPr="00761BF3">
        <w:rPr>
          <w:noProof/>
          <w:lang w:eastAsia="en-GB"/>
        </w:rPr>
        <w:drawing>
          <wp:inline distT="0" distB="0" distL="0" distR="0" wp14:anchorId="7F4264FE" wp14:editId="0269C649">
            <wp:extent cx="1304290" cy="1144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4290" cy="1144905"/>
                    </a:xfrm>
                    <a:prstGeom prst="rect">
                      <a:avLst/>
                    </a:prstGeom>
                    <a:noFill/>
                    <a:ln>
                      <a:noFill/>
                    </a:ln>
                  </pic:spPr>
                </pic:pic>
              </a:graphicData>
            </a:graphic>
          </wp:inline>
        </w:drawing>
      </w:r>
      <w:r>
        <w:t xml:space="preserve"> </w:t>
      </w:r>
    </w:p>
    <w:p w:rsidR="0012356B" w:rsidRPr="00761BF3" w:rsidRDefault="00761BF3" w:rsidP="00761BF3">
      <w:pPr>
        <w:ind w:left="720"/>
        <w:rPr>
          <w:i/>
        </w:rPr>
      </w:pPr>
      <w:r w:rsidRPr="00761BF3">
        <w:rPr>
          <w:i/>
        </w:rPr>
        <w:t>The record has two Car_Reg fields</w:t>
      </w:r>
    </w:p>
    <w:p w:rsidR="00761BF3" w:rsidRPr="00ED4C1E" w:rsidRDefault="00767097" w:rsidP="00ED4C1E">
      <w:pPr>
        <w:pStyle w:val="Heading4"/>
      </w:pPr>
      <w:r w:rsidRPr="00ED4C1E">
        <w:t>1NF</w:t>
      </w:r>
      <w:r w:rsidR="00761BF3" w:rsidRPr="00ED4C1E">
        <w:t>:</w:t>
      </w:r>
    </w:p>
    <w:p w:rsidR="00761BF3" w:rsidRDefault="00761BF3" w:rsidP="00761BF3">
      <w:pPr>
        <w:ind w:left="720"/>
      </w:pPr>
      <w:r w:rsidRPr="00761BF3">
        <w:rPr>
          <w:noProof/>
          <w:lang w:eastAsia="en-GB"/>
        </w:rPr>
        <w:drawing>
          <wp:inline distT="0" distB="0" distL="0" distR="0" wp14:anchorId="74D44B09" wp14:editId="6C5403DF">
            <wp:extent cx="3355340" cy="1144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5340" cy="1144905"/>
                    </a:xfrm>
                    <a:prstGeom prst="rect">
                      <a:avLst/>
                    </a:prstGeom>
                    <a:noFill/>
                    <a:ln>
                      <a:noFill/>
                    </a:ln>
                  </pic:spPr>
                </pic:pic>
              </a:graphicData>
            </a:graphic>
          </wp:inline>
        </w:drawing>
      </w:r>
      <w:r>
        <w:t xml:space="preserve"> </w:t>
      </w:r>
    </w:p>
    <w:p w:rsidR="00761BF3" w:rsidRPr="00761BF3" w:rsidRDefault="00761BF3" w:rsidP="00761BF3">
      <w:pPr>
        <w:ind w:left="720"/>
        <w:rPr>
          <w:i/>
        </w:rPr>
      </w:pPr>
      <w:r w:rsidRPr="00761BF3">
        <w:rPr>
          <w:i/>
        </w:rPr>
        <w:t>Split into separate entity</w:t>
      </w:r>
    </w:p>
    <w:p w:rsidR="00F070C8" w:rsidRDefault="00F070C8" w:rsidP="00F070C8">
      <w:pPr>
        <w:pStyle w:val="Heading3"/>
      </w:pPr>
      <w:r>
        <w:t>Second Normal Form (2NF)</w:t>
      </w:r>
    </w:p>
    <w:p w:rsidR="00174CDC" w:rsidRDefault="00174CDC" w:rsidP="00ED4C1E">
      <w:pPr>
        <w:pStyle w:val="Heading4"/>
      </w:pPr>
      <w:r>
        <w:t>Simple Definition:</w:t>
      </w:r>
    </w:p>
    <w:p w:rsidR="00145739" w:rsidRPr="00145739" w:rsidRDefault="00145739" w:rsidP="00174CDC">
      <w:pPr>
        <w:ind w:firstLine="720"/>
      </w:pPr>
      <w:r>
        <w:t>“The Whole Key”</w:t>
      </w:r>
    </w:p>
    <w:p w:rsidR="00F070C8" w:rsidRDefault="00F070C8" w:rsidP="00761BF3">
      <w:pPr>
        <w:ind w:left="720"/>
      </w:pPr>
      <w:r>
        <w:t>First Normal Form +</w:t>
      </w:r>
    </w:p>
    <w:p w:rsidR="00F070C8" w:rsidRDefault="00F070C8" w:rsidP="00761BF3">
      <w:pPr>
        <w:ind w:left="720"/>
      </w:pPr>
      <w:r>
        <w:t xml:space="preserve">If the </w:t>
      </w:r>
      <w:r w:rsidR="00145739">
        <w:t>primary key is composite (made of multiple attributes), each non key attribute must depend on the whole of the key</w:t>
      </w:r>
    </w:p>
    <w:p w:rsidR="00174CDC" w:rsidRDefault="00174CDC" w:rsidP="00ED4C1E">
      <w:pPr>
        <w:pStyle w:val="Heading4"/>
      </w:pPr>
      <w:r>
        <w:t>Full Definition:</w:t>
      </w:r>
    </w:p>
    <w:p w:rsidR="00174CDC" w:rsidRDefault="00174CDC" w:rsidP="00174CDC">
      <w:pPr>
        <w:ind w:left="720"/>
      </w:pPr>
      <w:r>
        <w:t>A</w:t>
      </w:r>
      <w:r w:rsidRPr="00174CDC">
        <w:t xml:space="preserve"> table is in 2NF if it is in 1NF and no non-prime attribute is dependent on any proper subset of any candidate key of the table. A non-prime attribute of a table is an attribute that is not a part of any candidate key of the table.</w:t>
      </w:r>
    </w:p>
    <w:p w:rsidR="00761BF3" w:rsidRDefault="00767097" w:rsidP="00ED4C1E">
      <w:pPr>
        <w:pStyle w:val="Heading4"/>
      </w:pPr>
      <w:r>
        <w:t>Not 2NF</w:t>
      </w:r>
      <w:r w:rsidR="00761BF3">
        <w:t>:</w:t>
      </w:r>
    </w:p>
    <w:p w:rsidR="00761BF3" w:rsidRDefault="00761BF3" w:rsidP="00761BF3">
      <w:pPr>
        <w:ind w:firstLine="720"/>
      </w:pPr>
      <w:r w:rsidRPr="00761BF3">
        <w:rPr>
          <w:noProof/>
          <w:lang w:eastAsia="en-GB"/>
        </w:rPr>
        <w:drawing>
          <wp:inline distT="0" distB="0" distL="0" distR="0" wp14:anchorId="602D42A0" wp14:editId="1A55C70A">
            <wp:extent cx="3355340" cy="114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5340" cy="1144905"/>
                    </a:xfrm>
                    <a:prstGeom prst="rect">
                      <a:avLst/>
                    </a:prstGeom>
                    <a:noFill/>
                    <a:ln>
                      <a:noFill/>
                    </a:ln>
                  </pic:spPr>
                </pic:pic>
              </a:graphicData>
            </a:graphic>
          </wp:inline>
        </w:drawing>
      </w:r>
      <w:r>
        <w:t xml:space="preserve"> </w:t>
      </w:r>
    </w:p>
    <w:p w:rsidR="00761BF3" w:rsidRPr="00761BF3" w:rsidRDefault="00761BF3" w:rsidP="00761BF3">
      <w:pPr>
        <w:ind w:firstLine="720"/>
        <w:rPr>
          <w:i/>
        </w:rPr>
      </w:pPr>
      <w:r w:rsidRPr="00761BF3">
        <w:rPr>
          <w:i/>
        </w:rPr>
        <w:t>Fuel type does not relate to customer ID</w:t>
      </w:r>
    </w:p>
    <w:p w:rsidR="00761BF3" w:rsidRDefault="00767097" w:rsidP="00ED4C1E">
      <w:pPr>
        <w:pStyle w:val="Heading4"/>
      </w:pPr>
      <w:r>
        <w:t>2NF:</w:t>
      </w:r>
    </w:p>
    <w:p w:rsidR="00761BF3" w:rsidRDefault="00761BF3" w:rsidP="00761BF3">
      <w:pPr>
        <w:ind w:firstLine="720"/>
      </w:pPr>
      <w:r w:rsidRPr="00761BF3">
        <w:rPr>
          <w:noProof/>
          <w:lang w:eastAsia="en-GB"/>
        </w:rPr>
        <w:drawing>
          <wp:inline distT="0" distB="0" distL="0" distR="0" wp14:anchorId="46A8B832" wp14:editId="0611D050">
            <wp:extent cx="5270500" cy="1098198"/>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098198"/>
                    </a:xfrm>
                    <a:prstGeom prst="rect">
                      <a:avLst/>
                    </a:prstGeom>
                    <a:noFill/>
                    <a:ln>
                      <a:noFill/>
                    </a:ln>
                  </pic:spPr>
                </pic:pic>
              </a:graphicData>
            </a:graphic>
          </wp:inline>
        </w:drawing>
      </w:r>
    </w:p>
    <w:p w:rsidR="00761BF3" w:rsidRPr="00761BF3" w:rsidRDefault="00761BF3" w:rsidP="00761BF3">
      <w:pPr>
        <w:ind w:left="720"/>
        <w:rPr>
          <w:i/>
        </w:rPr>
      </w:pPr>
      <w:r w:rsidRPr="00761BF3">
        <w:rPr>
          <w:i/>
        </w:rPr>
        <w:t>Split into separate entity</w:t>
      </w:r>
    </w:p>
    <w:p w:rsidR="00F070C8" w:rsidRDefault="00F070C8" w:rsidP="00F070C8">
      <w:pPr>
        <w:pStyle w:val="Heading3"/>
      </w:pPr>
      <w:r>
        <w:t>Third Normal Form (3NF)</w:t>
      </w:r>
    </w:p>
    <w:p w:rsidR="00174CDC" w:rsidRPr="00174CDC" w:rsidRDefault="00174CDC" w:rsidP="00ED4C1E">
      <w:pPr>
        <w:pStyle w:val="Heading4"/>
      </w:pPr>
      <w:r>
        <w:t>Simple Definition:</w:t>
      </w:r>
    </w:p>
    <w:p w:rsidR="00145739" w:rsidRDefault="00145739" w:rsidP="00174CDC">
      <w:pPr>
        <w:ind w:firstLine="720"/>
      </w:pPr>
      <w:r>
        <w:t>“Nothing But The Key”</w:t>
      </w:r>
    </w:p>
    <w:p w:rsidR="00145739" w:rsidRDefault="00145739" w:rsidP="00767097">
      <w:pPr>
        <w:ind w:left="720"/>
      </w:pPr>
      <w:r>
        <w:t>Second Normal Form +</w:t>
      </w:r>
    </w:p>
    <w:p w:rsidR="00145739" w:rsidRDefault="00145739" w:rsidP="00767097">
      <w:pPr>
        <w:ind w:left="720"/>
      </w:pPr>
      <w:r>
        <w:t>The non-key attributes must not depend on any non-primary-key attribute</w:t>
      </w:r>
    </w:p>
    <w:p w:rsidR="00174CDC" w:rsidRDefault="00174CDC" w:rsidP="00ED4C1E">
      <w:pPr>
        <w:pStyle w:val="Heading4"/>
      </w:pPr>
      <w:r w:rsidRPr="00174CDC">
        <w:t>Full Definition:</w:t>
      </w:r>
    </w:p>
    <w:p w:rsidR="00174CDC" w:rsidRDefault="00174CDC" w:rsidP="00174CDC">
      <w:pPr>
        <w:ind w:left="720"/>
      </w:pPr>
      <w:r>
        <w:t>A table is in 3NF if and only if both of the following conditions hold:</w:t>
      </w:r>
    </w:p>
    <w:p w:rsidR="00174CDC" w:rsidRDefault="00174CDC" w:rsidP="00710954">
      <w:pPr>
        <w:pStyle w:val="ListParagraph"/>
        <w:numPr>
          <w:ilvl w:val="0"/>
          <w:numId w:val="39"/>
        </w:numPr>
      </w:pPr>
      <w:r>
        <w:t>The relation R (table) is in second normal form (2NF)</w:t>
      </w:r>
    </w:p>
    <w:p w:rsidR="00174CDC" w:rsidRDefault="00174CDC" w:rsidP="00710954">
      <w:pPr>
        <w:pStyle w:val="ListParagraph"/>
        <w:numPr>
          <w:ilvl w:val="0"/>
          <w:numId w:val="39"/>
        </w:numPr>
      </w:pPr>
      <w:r>
        <w:t>Every non-prime attribute of R is non-transitively dependent on every key of R.</w:t>
      </w:r>
    </w:p>
    <w:p w:rsidR="00761BF3" w:rsidRDefault="00767097" w:rsidP="00ED4C1E">
      <w:pPr>
        <w:pStyle w:val="Heading4"/>
      </w:pPr>
      <w:r>
        <w:t>Not 3NF:</w:t>
      </w:r>
    </w:p>
    <w:p w:rsidR="00761BF3" w:rsidRDefault="006A68A1" w:rsidP="006A68A1">
      <w:pPr>
        <w:ind w:left="720"/>
      </w:pPr>
      <w:r w:rsidRPr="006A68A1">
        <w:rPr>
          <w:noProof/>
          <w:lang w:eastAsia="en-GB"/>
        </w:rPr>
        <w:drawing>
          <wp:inline distT="0" distB="0" distL="0" distR="0" wp14:anchorId="7B1EBCB4" wp14:editId="6A44D1A3">
            <wp:extent cx="164592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5920" cy="1097280"/>
                    </a:xfrm>
                    <a:prstGeom prst="rect">
                      <a:avLst/>
                    </a:prstGeom>
                    <a:noFill/>
                    <a:ln>
                      <a:noFill/>
                    </a:ln>
                  </pic:spPr>
                </pic:pic>
              </a:graphicData>
            </a:graphic>
          </wp:inline>
        </w:drawing>
      </w:r>
    </w:p>
    <w:p w:rsidR="006A68A1" w:rsidRDefault="006A68A1" w:rsidP="006A68A1">
      <w:pPr>
        <w:ind w:left="720"/>
      </w:pPr>
      <w:r>
        <w:t>Fuel Type is dependant upon model and make</w:t>
      </w:r>
    </w:p>
    <w:p w:rsidR="006A68A1" w:rsidRDefault="00767097" w:rsidP="00ED4C1E">
      <w:pPr>
        <w:pStyle w:val="Heading4"/>
      </w:pPr>
      <w:r>
        <w:t>3NF:</w:t>
      </w:r>
    </w:p>
    <w:p w:rsidR="006A68A1" w:rsidRDefault="00A72655" w:rsidP="006A68A1">
      <w:pPr>
        <w:ind w:left="720"/>
      </w:pPr>
      <w:r w:rsidRPr="00A72655">
        <w:rPr>
          <w:noProof/>
          <w:lang w:eastAsia="en-GB"/>
        </w:rPr>
        <w:drawing>
          <wp:inline distT="0" distB="0" distL="0" distR="0" wp14:anchorId="6E2EA931" wp14:editId="72382899">
            <wp:extent cx="2822575" cy="1097280"/>
            <wp:effectExtent l="0" t="0" r="0" b="7620"/>
            <wp:docPr id="953209472" name="Picture 95320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2575" cy="1097280"/>
                    </a:xfrm>
                    <a:prstGeom prst="rect">
                      <a:avLst/>
                    </a:prstGeom>
                    <a:noFill/>
                    <a:ln>
                      <a:noFill/>
                    </a:ln>
                  </pic:spPr>
                </pic:pic>
              </a:graphicData>
            </a:graphic>
          </wp:inline>
        </w:drawing>
      </w:r>
    </w:p>
    <w:p w:rsidR="006A68A1" w:rsidRPr="00761BF3" w:rsidRDefault="006A68A1" w:rsidP="006A68A1">
      <w:pPr>
        <w:ind w:firstLine="720"/>
        <w:rPr>
          <w:i/>
        </w:rPr>
      </w:pPr>
      <w:r w:rsidRPr="00761BF3">
        <w:rPr>
          <w:i/>
        </w:rPr>
        <w:t>Split into separate entity</w:t>
      </w:r>
    </w:p>
    <w:p w:rsidR="006A68A1" w:rsidRDefault="006A68A1" w:rsidP="006A68A1"/>
    <w:p w:rsidR="00F070C8" w:rsidRDefault="00F070C8" w:rsidP="00F070C8">
      <w:pPr>
        <w:pStyle w:val="Heading3"/>
      </w:pPr>
      <w:r>
        <w:t>Boyce-Codd Normal Form (BCNF</w:t>
      </w:r>
      <w:r w:rsidR="0012356B">
        <w:t xml:space="preserve"> ,3.5NF</w:t>
      </w:r>
      <w:r>
        <w:t>)</w:t>
      </w:r>
    </w:p>
    <w:p w:rsidR="00174CDC" w:rsidRPr="00174CDC" w:rsidRDefault="00174CDC" w:rsidP="00ED4C1E">
      <w:pPr>
        <w:pStyle w:val="Heading4"/>
      </w:pPr>
      <w:r>
        <w:t>Simple Definition:</w:t>
      </w:r>
    </w:p>
    <w:p w:rsidR="0012356B" w:rsidRDefault="0012356B" w:rsidP="00174CDC">
      <w:pPr>
        <w:ind w:firstLine="720"/>
      </w:pPr>
      <w:r>
        <w:t xml:space="preserve">“Nothing But </w:t>
      </w:r>
      <w:r w:rsidR="00A72655">
        <w:t>The Key and All Candidate Keys</w:t>
      </w:r>
      <w:r>
        <w:t>”</w:t>
      </w:r>
    </w:p>
    <w:p w:rsidR="0012356B" w:rsidRDefault="0012356B" w:rsidP="00767097">
      <w:pPr>
        <w:ind w:left="720"/>
      </w:pPr>
      <w:r>
        <w:t>Third Normal Form +</w:t>
      </w:r>
    </w:p>
    <w:p w:rsidR="0012356B" w:rsidRDefault="0012356B" w:rsidP="00767097">
      <w:pPr>
        <w:ind w:left="720"/>
      </w:pPr>
      <w:r>
        <w:t>The non-key attributes must not depend on any non-prime candidate key</w:t>
      </w:r>
    </w:p>
    <w:p w:rsidR="00ED4C1E" w:rsidRDefault="00ED4C1E" w:rsidP="00ED4C1E">
      <w:pPr>
        <w:pStyle w:val="Heading4"/>
      </w:pPr>
      <w:r>
        <w:t>Full Definition</w:t>
      </w:r>
    </w:p>
    <w:p w:rsidR="00ED4C1E" w:rsidRDefault="00ED4C1E" w:rsidP="00ED4C1E">
      <w:pPr>
        <w:ind w:left="720"/>
      </w:pPr>
      <w:r>
        <w:t>A relational schema R is in Boyce</w:t>
      </w:r>
      <w:r>
        <w:rPr>
          <w:rFonts w:hint="eastAsia"/>
        </w:rPr>
        <w:t>–</w:t>
      </w:r>
      <w:r>
        <w:t>Codd normal form if and only if for every one of its dependencies X → Y, at least one of the following conditions hold:</w:t>
      </w:r>
    </w:p>
    <w:p w:rsidR="00ED4C1E" w:rsidRDefault="00ED4C1E" w:rsidP="00ED4C1E">
      <w:pPr>
        <w:ind w:left="720"/>
      </w:pPr>
    </w:p>
    <w:p w:rsidR="00ED4C1E" w:rsidRDefault="00ED4C1E" w:rsidP="00710954">
      <w:pPr>
        <w:pStyle w:val="ListParagraph"/>
        <w:numPr>
          <w:ilvl w:val="0"/>
          <w:numId w:val="43"/>
        </w:numPr>
        <w:ind w:left="1440"/>
      </w:pPr>
      <w:r>
        <w:t xml:space="preserve">X → Y is a trivial functional dependency (Y </w:t>
      </w:r>
      <w:r w:rsidRPr="00ED4C1E">
        <w:rPr>
          <w:rFonts w:ascii="MS Gothic" w:hAnsi="MS Gothic" w:cs="MS Gothic"/>
        </w:rPr>
        <w:t>⊆</w:t>
      </w:r>
      <w:r>
        <w:t xml:space="preserve"> X)</w:t>
      </w:r>
    </w:p>
    <w:p w:rsidR="00ED4C1E" w:rsidRPr="00ED4C1E" w:rsidRDefault="00ED4C1E" w:rsidP="00710954">
      <w:pPr>
        <w:pStyle w:val="ListParagraph"/>
        <w:numPr>
          <w:ilvl w:val="0"/>
          <w:numId w:val="43"/>
        </w:numPr>
        <w:ind w:left="1440"/>
      </w:pPr>
      <w:r>
        <w:t>X is a super key for schema R</w:t>
      </w:r>
    </w:p>
    <w:p w:rsidR="00A72655" w:rsidRDefault="00767097" w:rsidP="00ED4C1E">
      <w:pPr>
        <w:pStyle w:val="Heading4"/>
      </w:pPr>
      <w:r>
        <w:t>Not BCNF:</w:t>
      </w:r>
    </w:p>
    <w:p w:rsidR="00A72655" w:rsidRDefault="00A72655" w:rsidP="00A72655">
      <w:pPr>
        <w:ind w:left="720"/>
      </w:pPr>
      <w:r w:rsidRPr="00A72655">
        <w:rPr>
          <w:noProof/>
          <w:lang w:eastAsia="en-GB"/>
        </w:rPr>
        <w:drawing>
          <wp:inline distT="0" distB="0" distL="0" distR="0" wp14:anchorId="1D11574C" wp14:editId="7B62FE53">
            <wp:extent cx="2894330" cy="1232535"/>
            <wp:effectExtent l="0" t="0" r="1270" b="5715"/>
            <wp:docPr id="953209474" name="Picture 95320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4330" cy="1232535"/>
                    </a:xfrm>
                    <a:prstGeom prst="rect">
                      <a:avLst/>
                    </a:prstGeom>
                    <a:noFill/>
                    <a:ln>
                      <a:noFill/>
                    </a:ln>
                  </pic:spPr>
                </pic:pic>
              </a:graphicData>
            </a:graphic>
          </wp:inline>
        </w:drawing>
      </w:r>
    </w:p>
    <w:p w:rsidR="00A72655" w:rsidRPr="00A72655" w:rsidRDefault="00A72655" w:rsidP="00A72655">
      <w:pPr>
        <w:ind w:left="720"/>
        <w:rPr>
          <w:i/>
        </w:rPr>
      </w:pPr>
      <w:r w:rsidRPr="00A72655">
        <w:rPr>
          <w:i/>
        </w:rPr>
        <w:t>Engine ID is an alternate candidate key, and engine type is dependant upon it</w:t>
      </w:r>
    </w:p>
    <w:p w:rsidR="00A72655" w:rsidRDefault="00767097" w:rsidP="00ED4C1E">
      <w:pPr>
        <w:pStyle w:val="Heading4"/>
      </w:pPr>
      <w:r>
        <w:t>BCNF:</w:t>
      </w:r>
    </w:p>
    <w:p w:rsidR="00A72655" w:rsidRDefault="00A72655" w:rsidP="00A72655">
      <w:r>
        <w:tab/>
      </w:r>
      <w:r w:rsidRPr="00A72655">
        <w:rPr>
          <w:noProof/>
          <w:lang w:eastAsia="en-GB"/>
        </w:rPr>
        <w:drawing>
          <wp:inline distT="0" distB="0" distL="0" distR="0" wp14:anchorId="0B39CDF7" wp14:editId="1400F83E">
            <wp:extent cx="4190365" cy="1144905"/>
            <wp:effectExtent l="0" t="0" r="635" b="0"/>
            <wp:docPr id="953209475" name="Picture 95320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0365" cy="1144905"/>
                    </a:xfrm>
                    <a:prstGeom prst="rect">
                      <a:avLst/>
                    </a:prstGeom>
                    <a:noFill/>
                    <a:ln>
                      <a:noFill/>
                    </a:ln>
                  </pic:spPr>
                </pic:pic>
              </a:graphicData>
            </a:graphic>
          </wp:inline>
        </w:drawing>
      </w:r>
    </w:p>
    <w:p w:rsidR="00A72655" w:rsidRPr="00A72655" w:rsidRDefault="00A72655" w:rsidP="00A72655">
      <w:pPr>
        <w:rPr>
          <w:i/>
        </w:rPr>
      </w:pPr>
      <w:r w:rsidRPr="00A72655">
        <w:rPr>
          <w:i/>
        </w:rPr>
        <w:tab/>
        <w:t>Split into separate entity</w:t>
      </w:r>
    </w:p>
    <w:p w:rsidR="00F070C8" w:rsidRDefault="00F070C8" w:rsidP="00F070C8">
      <w:pPr>
        <w:pStyle w:val="Heading3"/>
      </w:pPr>
      <w:r>
        <w:t>Fourth Normal Form (4NF)</w:t>
      </w:r>
    </w:p>
    <w:p w:rsidR="00174CDC" w:rsidRPr="00174CDC" w:rsidRDefault="00174CDC" w:rsidP="00ED4C1E">
      <w:pPr>
        <w:pStyle w:val="Heading4"/>
      </w:pPr>
      <w:r>
        <w:t>Simple Definition:</w:t>
      </w:r>
    </w:p>
    <w:p w:rsidR="0012356B" w:rsidRPr="0012356B" w:rsidRDefault="0012356B" w:rsidP="00174CDC">
      <w:pPr>
        <w:ind w:firstLine="720"/>
      </w:pPr>
      <w:r>
        <w:t>“No independent multi-value facts”</w:t>
      </w:r>
    </w:p>
    <w:p w:rsidR="0012356B" w:rsidRDefault="0012356B" w:rsidP="00767097">
      <w:pPr>
        <w:ind w:left="720"/>
      </w:pPr>
      <w:r>
        <w:t>Third (or BCNF) Normal Form +</w:t>
      </w:r>
    </w:p>
    <w:p w:rsidR="0012356B" w:rsidRDefault="0012356B" w:rsidP="00767097">
      <w:pPr>
        <w:ind w:left="720"/>
      </w:pPr>
      <w:r>
        <w:t>A record should not contain two independent multi-value facts</w:t>
      </w:r>
    </w:p>
    <w:p w:rsidR="00174CDC" w:rsidRDefault="00174CDC" w:rsidP="00ED4C1E">
      <w:pPr>
        <w:pStyle w:val="Heading4"/>
      </w:pPr>
      <w:r w:rsidRPr="00174CDC">
        <w:t>Full Definition:</w:t>
      </w:r>
    </w:p>
    <w:p w:rsidR="00ED4C1E" w:rsidRDefault="00ED4C1E" w:rsidP="00ED4C1E">
      <w:pPr>
        <w:ind w:left="720"/>
      </w:pPr>
      <w:r w:rsidRPr="00ED4C1E">
        <w:t xml:space="preserve">A Table is in 4NF if and only if, for every one of its non-trivial multivalued dependencies X </w:t>
      </w:r>
      <w:r>
        <w:t xml:space="preserve">-&gt;&gt; </w:t>
      </w:r>
      <w:r w:rsidRPr="00ED4C1E">
        <w:t>Y, X is a superkey</w:t>
      </w:r>
      <w:r>
        <w:t>,</w:t>
      </w:r>
      <w:r>
        <w:rPr>
          <w:rFonts w:hint="eastAsia"/>
        </w:rPr>
        <w:t xml:space="preserve"> </w:t>
      </w:r>
      <w:r w:rsidRPr="00ED4C1E">
        <w:t>that is, X is either a candidate key or a superset thereof.</w:t>
      </w:r>
    </w:p>
    <w:p w:rsidR="00A72655" w:rsidRDefault="00767097" w:rsidP="00ED4C1E">
      <w:pPr>
        <w:pStyle w:val="Heading4"/>
      </w:pPr>
      <w:r>
        <w:t>Not 4NF:</w:t>
      </w:r>
    </w:p>
    <w:p w:rsidR="00A72655" w:rsidRDefault="00A72655" w:rsidP="0012356B">
      <w:r>
        <w:tab/>
      </w:r>
      <w:r w:rsidRPr="00A72655">
        <w:rPr>
          <w:noProof/>
          <w:lang w:eastAsia="en-GB"/>
        </w:rPr>
        <w:drawing>
          <wp:inline distT="0" distB="0" distL="0" distR="0" wp14:anchorId="4A67DA02" wp14:editId="2ED638E1">
            <wp:extent cx="1645920" cy="1232535"/>
            <wp:effectExtent l="0" t="0" r="0" b="5715"/>
            <wp:docPr id="953209476" name="Picture 95320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5920" cy="1232535"/>
                    </a:xfrm>
                    <a:prstGeom prst="rect">
                      <a:avLst/>
                    </a:prstGeom>
                    <a:noFill/>
                    <a:ln>
                      <a:noFill/>
                    </a:ln>
                  </pic:spPr>
                </pic:pic>
              </a:graphicData>
            </a:graphic>
          </wp:inline>
        </w:drawing>
      </w:r>
    </w:p>
    <w:p w:rsidR="00A72655" w:rsidRPr="00A72655" w:rsidRDefault="00A72655" w:rsidP="0012356B">
      <w:pPr>
        <w:rPr>
          <w:i/>
        </w:rPr>
      </w:pPr>
      <w:r>
        <w:tab/>
      </w:r>
      <w:r w:rsidRPr="00A72655">
        <w:rPr>
          <w:i/>
        </w:rPr>
        <w:t>Owner_Name and Tyre_Type can both have multiple values, but are unrelated</w:t>
      </w:r>
    </w:p>
    <w:p w:rsidR="00A72655" w:rsidRDefault="00767097" w:rsidP="00ED4C1E">
      <w:pPr>
        <w:pStyle w:val="Heading4"/>
      </w:pPr>
      <w:r>
        <w:t>4NF:</w:t>
      </w:r>
    </w:p>
    <w:p w:rsidR="00A72655" w:rsidRDefault="00A72655" w:rsidP="0012356B">
      <w:r>
        <w:tab/>
      </w:r>
      <w:r w:rsidRPr="00A72655">
        <w:rPr>
          <w:noProof/>
          <w:lang w:eastAsia="en-GB"/>
        </w:rPr>
        <w:drawing>
          <wp:inline distT="0" distB="0" distL="0" distR="0" wp14:anchorId="7461EF5F" wp14:editId="0F116452">
            <wp:extent cx="4659630" cy="1463040"/>
            <wp:effectExtent l="0" t="0" r="7620" b="3810"/>
            <wp:docPr id="953209477" name="Picture 95320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9630" cy="1463040"/>
                    </a:xfrm>
                    <a:prstGeom prst="rect">
                      <a:avLst/>
                    </a:prstGeom>
                    <a:noFill/>
                    <a:ln>
                      <a:noFill/>
                    </a:ln>
                  </pic:spPr>
                </pic:pic>
              </a:graphicData>
            </a:graphic>
          </wp:inline>
        </w:drawing>
      </w:r>
    </w:p>
    <w:p w:rsidR="00A72655" w:rsidRPr="0012356B" w:rsidRDefault="00A72655" w:rsidP="0012356B">
      <w:r>
        <w:tab/>
      </w:r>
      <w:r w:rsidRPr="00A72655">
        <w:rPr>
          <w:i/>
        </w:rPr>
        <w:t>Split into separate entit</w:t>
      </w:r>
      <w:r>
        <w:rPr>
          <w:i/>
        </w:rPr>
        <w:t>ies</w:t>
      </w:r>
    </w:p>
    <w:p w:rsidR="00F070C8" w:rsidRDefault="00F070C8" w:rsidP="00F070C8">
      <w:pPr>
        <w:pStyle w:val="Heading3"/>
      </w:pPr>
      <w:r>
        <w:t>Fifth Normal Form (5NF)</w:t>
      </w:r>
    </w:p>
    <w:p w:rsidR="00174CDC" w:rsidRPr="00174CDC" w:rsidRDefault="00174CDC" w:rsidP="00ED4C1E">
      <w:pPr>
        <w:pStyle w:val="Heading4"/>
      </w:pPr>
      <w:r>
        <w:t>Simple Definition:</w:t>
      </w:r>
    </w:p>
    <w:p w:rsidR="008C02C5" w:rsidRDefault="008C02C5" w:rsidP="00174CDC">
      <w:pPr>
        <w:ind w:firstLine="720"/>
      </w:pPr>
      <w:r>
        <w:t>“The Entity consists of key and non key attributes only”</w:t>
      </w:r>
    </w:p>
    <w:p w:rsidR="008C02C5" w:rsidRDefault="008C02C5" w:rsidP="00767097">
      <w:pPr>
        <w:ind w:left="720"/>
      </w:pPr>
      <w:r>
        <w:t>Fourth Normal Form +</w:t>
      </w:r>
    </w:p>
    <w:p w:rsidR="008C02C5" w:rsidRDefault="008C02C5" w:rsidP="00767097">
      <w:pPr>
        <w:ind w:left="720"/>
      </w:pPr>
      <w:r>
        <w:t>The entity cannot be reconstructed from several smaller record types.</w:t>
      </w:r>
    </w:p>
    <w:p w:rsidR="008C02C5" w:rsidRDefault="008C02C5" w:rsidP="00767097">
      <w:pPr>
        <w:ind w:left="720"/>
      </w:pPr>
      <w:r>
        <w:t>Fifth normal form is similar to fourth normal form and in many cases yields the same result, but in situations where symmetric constraints exist, it requires the creation of a bridge table to enforce the construct.</w:t>
      </w:r>
    </w:p>
    <w:p w:rsidR="00174CDC" w:rsidRDefault="00174CDC" w:rsidP="00ED4C1E">
      <w:pPr>
        <w:pStyle w:val="Heading4"/>
      </w:pPr>
      <w:r w:rsidRPr="00174CDC">
        <w:t>Full Definition:</w:t>
      </w:r>
    </w:p>
    <w:p w:rsidR="00174CDC" w:rsidRPr="008C02C5" w:rsidRDefault="00174CDC" w:rsidP="00174CDC">
      <w:pPr>
        <w:ind w:left="720"/>
      </w:pPr>
      <w:r w:rsidRPr="00174CDC">
        <w:t>A table is said to be in the 5NF if and only if every non-trivial join dependency in it is implied by the candidate keys.</w:t>
      </w:r>
    </w:p>
    <w:p w:rsidR="00F070C8" w:rsidRDefault="00767097" w:rsidP="00ED4C1E">
      <w:pPr>
        <w:pStyle w:val="Heading4"/>
      </w:pPr>
      <w:r>
        <w:t>Not 5NF:</w:t>
      </w:r>
    </w:p>
    <w:p w:rsidR="008C02C5" w:rsidRDefault="008C02C5" w:rsidP="00F070C8">
      <w:r>
        <w:tab/>
      </w:r>
      <w:r w:rsidR="005954DE">
        <w:t>4NF representation</w:t>
      </w:r>
    </w:p>
    <w:p w:rsidR="008C02C5" w:rsidRDefault="008C02C5" w:rsidP="00F070C8">
      <w:r>
        <w:tab/>
      </w:r>
      <w:r w:rsidRPr="008C02C5">
        <w:rPr>
          <w:noProof/>
          <w:lang w:eastAsia="en-GB"/>
        </w:rPr>
        <w:drawing>
          <wp:inline distT="0" distB="0" distL="0" distR="0" wp14:anchorId="6365C933" wp14:editId="0CCC95C8">
            <wp:extent cx="4619625" cy="1463040"/>
            <wp:effectExtent l="0" t="0" r="9525" b="3810"/>
            <wp:docPr id="953209478" name="Picture 95320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1463040"/>
                    </a:xfrm>
                    <a:prstGeom prst="rect">
                      <a:avLst/>
                    </a:prstGeom>
                    <a:noFill/>
                    <a:ln>
                      <a:noFill/>
                    </a:ln>
                  </pic:spPr>
                </pic:pic>
              </a:graphicData>
            </a:graphic>
          </wp:inline>
        </w:drawing>
      </w:r>
    </w:p>
    <w:p w:rsidR="005954DE" w:rsidRPr="005954DE" w:rsidRDefault="005954DE" w:rsidP="00F070C8">
      <w:pPr>
        <w:rPr>
          <w:i/>
        </w:rPr>
      </w:pPr>
      <w:r w:rsidRPr="005954DE">
        <w:rPr>
          <w:i/>
        </w:rPr>
        <w:tab/>
        <w:t xml:space="preserve">Assuming that certain tyres are only available with specific wheels </w:t>
      </w:r>
    </w:p>
    <w:p w:rsidR="005954DE" w:rsidRPr="005954DE" w:rsidRDefault="005954DE" w:rsidP="005954DE">
      <w:pPr>
        <w:ind w:left="720"/>
        <w:rPr>
          <w:i/>
        </w:rPr>
      </w:pPr>
      <w:r w:rsidRPr="005954DE">
        <w:rPr>
          <w:i/>
        </w:rPr>
        <w:t>The correlation (symmetric constraint) between wheel_type and tyre_type cannot be established.</w:t>
      </w:r>
    </w:p>
    <w:p w:rsidR="0048645A" w:rsidRDefault="00767097" w:rsidP="00ED4C1E">
      <w:pPr>
        <w:pStyle w:val="Heading4"/>
      </w:pPr>
      <w:r>
        <w:t>5NF:</w:t>
      </w:r>
    </w:p>
    <w:p w:rsidR="0048645A" w:rsidRDefault="0048645A" w:rsidP="00F070C8">
      <w:r>
        <w:tab/>
      </w:r>
      <w:r w:rsidRPr="0048645A">
        <w:rPr>
          <w:noProof/>
          <w:lang w:eastAsia="en-GB"/>
        </w:rPr>
        <w:drawing>
          <wp:inline distT="0" distB="0" distL="0" distR="0" wp14:anchorId="3D3995FF" wp14:editId="549133D0">
            <wp:extent cx="3904091" cy="2443004"/>
            <wp:effectExtent l="0" t="0" r="1270" b="0"/>
            <wp:docPr id="953209479" name="Picture 95320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8614" cy="2445834"/>
                    </a:xfrm>
                    <a:prstGeom prst="rect">
                      <a:avLst/>
                    </a:prstGeom>
                    <a:noFill/>
                    <a:ln>
                      <a:noFill/>
                    </a:ln>
                  </pic:spPr>
                </pic:pic>
              </a:graphicData>
            </a:graphic>
          </wp:inline>
        </w:drawing>
      </w:r>
    </w:p>
    <w:p w:rsidR="0048645A" w:rsidRPr="0048645A" w:rsidRDefault="0048645A" w:rsidP="00F070C8">
      <w:pPr>
        <w:rPr>
          <w:i/>
        </w:rPr>
      </w:pPr>
      <w:r>
        <w:tab/>
      </w:r>
      <w:r w:rsidRPr="0048645A">
        <w:rPr>
          <w:i/>
        </w:rPr>
        <w:t xml:space="preserve">Additional </w:t>
      </w:r>
      <w:r w:rsidR="005954DE">
        <w:rPr>
          <w:i/>
        </w:rPr>
        <w:t>entity</w:t>
      </w:r>
      <w:r w:rsidRPr="0048645A">
        <w:rPr>
          <w:i/>
        </w:rPr>
        <w:t xml:space="preserve"> added to enforce the relationship</w:t>
      </w:r>
      <w:r w:rsidR="005954DE">
        <w:rPr>
          <w:i/>
        </w:rPr>
        <w:t xml:space="preserve"> between wheel and tyre</w:t>
      </w:r>
    </w:p>
    <w:p w:rsidR="00F84ECE" w:rsidRDefault="00F84ECE" w:rsidP="00F84ECE">
      <w:pPr>
        <w:pStyle w:val="Heading3"/>
      </w:pPr>
      <w:r>
        <w:t>Sixth Normal Form (6NF)</w:t>
      </w:r>
    </w:p>
    <w:p w:rsidR="00174CDC" w:rsidRPr="00174CDC" w:rsidRDefault="00174CDC" w:rsidP="00ED4C1E">
      <w:pPr>
        <w:pStyle w:val="Heading4"/>
      </w:pPr>
      <w:r>
        <w:t>Simple Definition:</w:t>
      </w:r>
    </w:p>
    <w:p w:rsidR="00F84ECE" w:rsidRDefault="00416462" w:rsidP="00174CDC">
      <w:pPr>
        <w:ind w:firstLine="720"/>
      </w:pPr>
      <w:r>
        <w:t xml:space="preserve"> </w:t>
      </w:r>
      <w:r w:rsidR="00F84ECE">
        <w:t>“Decomposed to Irreducible Components”</w:t>
      </w:r>
    </w:p>
    <w:p w:rsidR="00F84ECE" w:rsidRDefault="00F84ECE" w:rsidP="00F84ECE">
      <w:pPr>
        <w:ind w:left="720"/>
      </w:pPr>
      <w:r>
        <w:t>Fifth Normal Form +</w:t>
      </w:r>
    </w:p>
    <w:p w:rsidR="00F84ECE" w:rsidRDefault="00416462" w:rsidP="00F84ECE">
      <w:pPr>
        <w:ind w:left="720"/>
      </w:pPr>
      <w:r>
        <w:t>Satisfies no non-trivial join dependencies at all</w:t>
      </w:r>
      <w:r w:rsidR="00F84ECE">
        <w:t>.</w:t>
      </w:r>
    </w:p>
    <w:p w:rsidR="00F84ECE" w:rsidRDefault="00416462" w:rsidP="00F84ECE">
      <w:pPr>
        <w:ind w:left="720"/>
      </w:pPr>
      <w:r>
        <w:t>Sixth normal form is generally used when temporal influences allow attributes to change at different rates</w:t>
      </w:r>
      <w:r w:rsidR="000E5569">
        <w:t xml:space="preserve"> and there is a desire to track each independently</w:t>
      </w:r>
      <w:r w:rsidR="00F84ECE">
        <w:t>.</w:t>
      </w:r>
    </w:p>
    <w:p w:rsidR="00174CDC" w:rsidRDefault="00174CDC" w:rsidP="00ED4C1E">
      <w:pPr>
        <w:pStyle w:val="Heading4"/>
      </w:pPr>
      <w:r w:rsidRPr="00174CDC">
        <w:t>Full Definition:</w:t>
      </w:r>
    </w:p>
    <w:p w:rsidR="00174CDC" w:rsidRPr="008C02C5" w:rsidRDefault="00174CDC" w:rsidP="00174CDC">
      <w:pPr>
        <w:ind w:left="720"/>
      </w:pPr>
      <w:r w:rsidRPr="00174CDC">
        <w:t xml:space="preserve">A relvar R [table] is in sixth normal form (abbreviated 6NF) if and only if it satisfies no nontrivial join dependencies at all </w:t>
      </w:r>
      <w:r w:rsidRPr="00174CDC">
        <w:rPr>
          <w:rFonts w:hint="eastAsia"/>
        </w:rPr>
        <w:t>—</w:t>
      </w:r>
      <w:r w:rsidRPr="00174CDC">
        <w:t xml:space="preserve"> where, as before, a join dependency is trivial if and only if at least one of the projections (possibly U_projections) involved is taken over the set of all attributes of the relvar [table] concerned.</w:t>
      </w:r>
    </w:p>
    <w:p w:rsidR="00F84ECE" w:rsidRDefault="00416462" w:rsidP="00ED4C1E">
      <w:pPr>
        <w:pStyle w:val="Heading4"/>
      </w:pPr>
      <w:r>
        <w:t>Not 6</w:t>
      </w:r>
      <w:r w:rsidR="00F84ECE">
        <w:t>NF:</w:t>
      </w:r>
    </w:p>
    <w:p w:rsidR="00416462" w:rsidRDefault="00416462" w:rsidP="00F84ECE">
      <w:r>
        <w:tab/>
      </w:r>
      <w:r w:rsidRPr="00416462">
        <w:rPr>
          <w:noProof/>
          <w:lang w:eastAsia="en-GB"/>
        </w:rPr>
        <w:drawing>
          <wp:inline distT="0" distB="0" distL="0" distR="0" wp14:anchorId="3156623B" wp14:editId="79A6AA4E">
            <wp:extent cx="1590040" cy="1192530"/>
            <wp:effectExtent l="0" t="0" r="0" b="7620"/>
            <wp:docPr id="953209481" name="Picture 95320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0040" cy="1192530"/>
                    </a:xfrm>
                    <a:prstGeom prst="rect">
                      <a:avLst/>
                    </a:prstGeom>
                    <a:noFill/>
                    <a:ln>
                      <a:noFill/>
                    </a:ln>
                  </pic:spPr>
                </pic:pic>
              </a:graphicData>
            </a:graphic>
          </wp:inline>
        </w:drawing>
      </w:r>
    </w:p>
    <w:p w:rsidR="00416462" w:rsidRDefault="00416462" w:rsidP="00F84ECE">
      <w:r>
        <w:tab/>
        <w:t>The Change_Date column applies to both Job_Title and Name</w:t>
      </w:r>
    </w:p>
    <w:p w:rsidR="00416462" w:rsidRDefault="00416462" w:rsidP="00ED4C1E">
      <w:pPr>
        <w:pStyle w:val="Heading4"/>
      </w:pPr>
      <w:r>
        <w:t>6NF:</w:t>
      </w:r>
    </w:p>
    <w:p w:rsidR="00416462" w:rsidRDefault="00416462" w:rsidP="00416462">
      <w:pPr>
        <w:ind w:left="720"/>
      </w:pPr>
      <w:r>
        <w:tab/>
      </w:r>
      <w:r w:rsidRPr="00416462">
        <w:rPr>
          <w:noProof/>
          <w:lang w:eastAsia="en-GB"/>
        </w:rPr>
        <w:drawing>
          <wp:inline distT="0" distB="0" distL="0" distR="0" wp14:anchorId="48B5EE3B" wp14:editId="3606E1BE">
            <wp:extent cx="5048885" cy="1359535"/>
            <wp:effectExtent l="0" t="0" r="0" b="0"/>
            <wp:docPr id="953209482" name="Picture 95320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8885" cy="1359535"/>
                    </a:xfrm>
                    <a:prstGeom prst="rect">
                      <a:avLst/>
                    </a:prstGeom>
                    <a:noFill/>
                    <a:ln>
                      <a:noFill/>
                    </a:ln>
                  </pic:spPr>
                </pic:pic>
              </a:graphicData>
            </a:graphic>
          </wp:inline>
        </w:drawing>
      </w:r>
    </w:p>
    <w:p w:rsidR="00416462" w:rsidRPr="0012356B" w:rsidRDefault="00416462" w:rsidP="00416462">
      <w:r>
        <w:tab/>
      </w:r>
      <w:r w:rsidRPr="00A72655">
        <w:rPr>
          <w:i/>
        </w:rPr>
        <w:t>Split into separate entit</w:t>
      </w:r>
      <w:r>
        <w:rPr>
          <w:i/>
        </w:rPr>
        <w:t>ies</w:t>
      </w:r>
    </w:p>
    <w:p w:rsidR="00996BF8" w:rsidRDefault="00F070C8" w:rsidP="00ED4C1E">
      <w:pPr>
        <w:pStyle w:val="Heading2"/>
      </w:pPr>
      <w:r>
        <w:br w:type="page"/>
      </w:r>
      <w:bookmarkStart w:id="139" w:name="_Toc444694149"/>
      <w:r w:rsidR="00996BF8">
        <w:t xml:space="preserve">Definitions - </w:t>
      </w:r>
      <w:r w:rsidR="00996BF8" w:rsidRPr="00996BF8">
        <w:t>ISO/IEC 11179-4:2004(E)</w:t>
      </w:r>
      <w:bookmarkEnd w:id="139"/>
    </w:p>
    <w:p w:rsidR="00996BF8" w:rsidRDefault="00996BF8" w:rsidP="00996BF8">
      <w:pPr>
        <w:pStyle w:val="Heading3"/>
      </w:pPr>
      <w:r>
        <w:t>Summary</w:t>
      </w:r>
    </w:p>
    <w:p w:rsidR="00FD3B28" w:rsidRPr="00FD3B28" w:rsidRDefault="00FD3B28" w:rsidP="00FD3B28"/>
    <w:p w:rsidR="00996BF8" w:rsidRPr="00996BF8" w:rsidRDefault="00996BF8" w:rsidP="00996BF8">
      <w:pPr>
        <w:ind w:left="720"/>
        <w:rPr>
          <w:b/>
        </w:rPr>
      </w:pPr>
      <w:r w:rsidRPr="00996BF8">
        <w:rPr>
          <w:b/>
        </w:rPr>
        <w:t>A data definition shall:</w:t>
      </w:r>
    </w:p>
    <w:p w:rsidR="00996BF8" w:rsidRDefault="00F436CE" w:rsidP="00710954">
      <w:pPr>
        <w:pStyle w:val="ListParagraph"/>
        <w:numPr>
          <w:ilvl w:val="0"/>
          <w:numId w:val="14"/>
        </w:numPr>
      </w:pPr>
      <w:r>
        <w:t>B</w:t>
      </w:r>
      <w:r w:rsidR="00996BF8">
        <w:t>e stated in the singular</w:t>
      </w:r>
    </w:p>
    <w:p w:rsidR="00996BF8" w:rsidRDefault="00F436CE" w:rsidP="00710954">
      <w:pPr>
        <w:pStyle w:val="ListParagraph"/>
        <w:numPr>
          <w:ilvl w:val="0"/>
          <w:numId w:val="14"/>
        </w:numPr>
      </w:pPr>
      <w:r>
        <w:t>S</w:t>
      </w:r>
      <w:r w:rsidR="00996BF8">
        <w:t>tate what the concept is, not only what it is not</w:t>
      </w:r>
    </w:p>
    <w:p w:rsidR="00996BF8" w:rsidRDefault="00F436CE" w:rsidP="00710954">
      <w:pPr>
        <w:pStyle w:val="ListParagraph"/>
        <w:numPr>
          <w:ilvl w:val="0"/>
          <w:numId w:val="14"/>
        </w:numPr>
      </w:pPr>
      <w:r>
        <w:t>B</w:t>
      </w:r>
      <w:r w:rsidR="00996BF8">
        <w:t>e stated as a descriptive phrase or sentence(s)</w:t>
      </w:r>
    </w:p>
    <w:p w:rsidR="00996BF8" w:rsidRDefault="00F436CE" w:rsidP="00710954">
      <w:pPr>
        <w:pStyle w:val="ListParagraph"/>
        <w:numPr>
          <w:ilvl w:val="0"/>
          <w:numId w:val="14"/>
        </w:numPr>
      </w:pPr>
      <w:r>
        <w:t>C</w:t>
      </w:r>
      <w:r w:rsidR="00996BF8">
        <w:t>ontain only commonly understood abbreviations</w:t>
      </w:r>
    </w:p>
    <w:p w:rsidR="00996BF8" w:rsidRDefault="00F436CE" w:rsidP="00710954">
      <w:pPr>
        <w:pStyle w:val="ListParagraph"/>
        <w:numPr>
          <w:ilvl w:val="0"/>
          <w:numId w:val="14"/>
        </w:numPr>
      </w:pPr>
      <w:r>
        <w:t>B</w:t>
      </w:r>
      <w:r w:rsidR="00996BF8">
        <w:t>e expressed without embedding definitions of other data or underlying concepts</w:t>
      </w:r>
    </w:p>
    <w:p w:rsidR="00FD3B28" w:rsidRDefault="00FD3B28" w:rsidP="00FD3B28">
      <w:pPr>
        <w:pStyle w:val="ListParagraph"/>
        <w:numPr>
          <w:ilvl w:val="0"/>
          <w:numId w:val="0"/>
        </w:numPr>
        <w:ind w:left="1080"/>
      </w:pPr>
    </w:p>
    <w:p w:rsidR="00996BF8" w:rsidRPr="00996BF8" w:rsidRDefault="00996BF8" w:rsidP="00996BF8">
      <w:pPr>
        <w:ind w:left="720"/>
        <w:rPr>
          <w:b/>
        </w:rPr>
      </w:pPr>
      <w:r w:rsidRPr="00996BF8">
        <w:rPr>
          <w:b/>
        </w:rPr>
        <w:t>A data definition should:</w:t>
      </w:r>
    </w:p>
    <w:p w:rsidR="00996BF8" w:rsidRDefault="00F436CE" w:rsidP="00710954">
      <w:pPr>
        <w:pStyle w:val="ListParagraph"/>
        <w:numPr>
          <w:ilvl w:val="0"/>
          <w:numId w:val="15"/>
        </w:numPr>
      </w:pPr>
      <w:r>
        <w:t>S</w:t>
      </w:r>
      <w:r w:rsidR="00996BF8">
        <w:t>tate the essential meaning of the concept</w:t>
      </w:r>
    </w:p>
    <w:p w:rsidR="00996BF8" w:rsidRDefault="00F436CE" w:rsidP="00710954">
      <w:pPr>
        <w:pStyle w:val="ListParagraph"/>
        <w:numPr>
          <w:ilvl w:val="0"/>
          <w:numId w:val="15"/>
        </w:numPr>
      </w:pPr>
      <w:r>
        <w:t>B</w:t>
      </w:r>
      <w:r w:rsidR="00996BF8">
        <w:t>e precise and unambiguous</w:t>
      </w:r>
    </w:p>
    <w:p w:rsidR="00996BF8" w:rsidRDefault="00F436CE" w:rsidP="00710954">
      <w:pPr>
        <w:pStyle w:val="ListParagraph"/>
        <w:numPr>
          <w:ilvl w:val="0"/>
          <w:numId w:val="15"/>
        </w:numPr>
      </w:pPr>
      <w:r>
        <w:t>B</w:t>
      </w:r>
      <w:r w:rsidR="00996BF8">
        <w:t>e concise</w:t>
      </w:r>
    </w:p>
    <w:p w:rsidR="00996BF8" w:rsidRDefault="00F436CE" w:rsidP="00710954">
      <w:pPr>
        <w:pStyle w:val="ListParagraph"/>
        <w:numPr>
          <w:ilvl w:val="0"/>
          <w:numId w:val="15"/>
        </w:numPr>
      </w:pPr>
      <w:r>
        <w:t>B</w:t>
      </w:r>
      <w:r w:rsidR="00996BF8">
        <w:t>e able to stand alone</w:t>
      </w:r>
    </w:p>
    <w:p w:rsidR="00996BF8" w:rsidRDefault="00F436CE" w:rsidP="00710954">
      <w:pPr>
        <w:pStyle w:val="ListParagraph"/>
        <w:numPr>
          <w:ilvl w:val="0"/>
          <w:numId w:val="15"/>
        </w:numPr>
      </w:pPr>
      <w:r>
        <w:t>B</w:t>
      </w:r>
      <w:r w:rsidR="00996BF8">
        <w:t>e expressed without embedding rationale, functional usage, or procedural information</w:t>
      </w:r>
    </w:p>
    <w:p w:rsidR="00996BF8" w:rsidRDefault="00F436CE" w:rsidP="00710954">
      <w:pPr>
        <w:pStyle w:val="ListParagraph"/>
        <w:numPr>
          <w:ilvl w:val="0"/>
          <w:numId w:val="15"/>
        </w:numPr>
      </w:pPr>
      <w:r>
        <w:t>A</w:t>
      </w:r>
      <w:r w:rsidR="00996BF8">
        <w:t>void circular reasoning</w:t>
      </w:r>
    </w:p>
    <w:p w:rsidR="00996BF8" w:rsidRDefault="00F436CE" w:rsidP="00710954">
      <w:pPr>
        <w:pStyle w:val="ListParagraph"/>
        <w:numPr>
          <w:ilvl w:val="0"/>
          <w:numId w:val="15"/>
        </w:numPr>
      </w:pPr>
      <w:r>
        <w:t>U</w:t>
      </w:r>
      <w:r w:rsidR="00996BF8">
        <w:t>se the same terminology and consistent logical structure for related definitions</w:t>
      </w:r>
    </w:p>
    <w:p w:rsidR="00996BF8" w:rsidRDefault="00F436CE" w:rsidP="00710954">
      <w:pPr>
        <w:pStyle w:val="ListParagraph"/>
        <w:numPr>
          <w:ilvl w:val="0"/>
          <w:numId w:val="15"/>
        </w:numPr>
      </w:pPr>
      <w:r>
        <w:t>B</w:t>
      </w:r>
      <w:r w:rsidR="00996BF8">
        <w:t>e appropriate for the type of metadata item being defined</w:t>
      </w:r>
    </w:p>
    <w:p w:rsidR="00F436CE" w:rsidRDefault="00F436CE" w:rsidP="00F436CE">
      <w:pPr>
        <w:pStyle w:val="Heading3"/>
      </w:pPr>
      <w:r>
        <w:t>Detail</w:t>
      </w:r>
    </w:p>
    <w:p w:rsidR="00996BF8" w:rsidRDefault="00F436CE" w:rsidP="00ED4C1E">
      <w:pPr>
        <w:pStyle w:val="Heading4"/>
      </w:pPr>
      <w:r>
        <w:t>B</w:t>
      </w:r>
      <w:r w:rsidR="00996BF8">
        <w:t>e stated in the singular</w:t>
      </w:r>
    </w:p>
    <w:p w:rsidR="00FD3B28" w:rsidRPr="00FD3B28" w:rsidRDefault="00FD3B28" w:rsidP="00FD3B28"/>
    <w:p w:rsidR="00996BF8" w:rsidRDefault="00F436CE" w:rsidP="00F436CE">
      <w:r>
        <w:t xml:space="preserve">Explanation: </w:t>
      </w:r>
      <w:r w:rsidR="00996BF8">
        <w:t>The concept expressed by the data definition shall be expressed in the singular.</w:t>
      </w:r>
      <w:r>
        <w:t xml:space="preserve"> </w:t>
      </w:r>
      <w:r w:rsidR="00996BF8">
        <w:t>(An exception is made if the concept itself is plural.)</w:t>
      </w:r>
    </w:p>
    <w:p w:rsidR="00F436CE" w:rsidRDefault="00F436CE" w:rsidP="00F436CE"/>
    <w:p w:rsidR="00996BF8" w:rsidRDefault="00F436CE" w:rsidP="00F436CE">
      <w:r>
        <w:t xml:space="preserve">Example: </w:t>
      </w:r>
      <w:r w:rsidR="00996BF8">
        <w:t>“Article Number”</w:t>
      </w:r>
    </w:p>
    <w:p w:rsidR="00996BF8" w:rsidRDefault="00F436CE" w:rsidP="00F436CE">
      <w:pPr>
        <w:ind w:left="720"/>
      </w:pPr>
      <w:r>
        <w:t>G</w:t>
      </w:r>
      <w:r w:rsidR="00996BF8">
        <w:t>ood definition: A reference number that identifies an article.</w:t>
      </w:r>
    </w:p>
    <w:p w:rsidR="00996BF8" w:rsidRDefault="00F436CE" w:rsidP="00F436CE">
      <w:pPr>
        <w:ind w:left="720"/>
      </w:pPr>
      <w:r>
        <w:t>P</w:t>
      </w:r>
      <w:r w:rsidR="00996BF8">
        <w:t>oor definition: Reference number identifying articles.</w:t>
      </w:r>
    </w:p>
    <w:p w:rsidR="00996BF8" w:rsidRDefault="00996BF8" w:rsidP="00F436CE">
      <w:pPr>
        <w:ind w:left="720"/>
      </w:pPr>
      <w:r>
        <w:t>R</w:t>
      </w:r>
      <w:r w:rsidR="00F436CE">
        <w:t>eason:</w:t>
      </w:r>
      <w:r>
        <w:t xml:space="preserve"> The poor definition uses the plural word “articles,” which is ambiguous, since it could imply</w:t>
      </w:r>
      <w:r w:rsidR="00F436CE">
        <w:t xml:space="preserve"> </w:t>
      </w:r>
      <w:r>
        <w:t>that an “article number” refers to more than one article.</w:t>
      </w:r>
    </w:p>
    <w:p w:rsidR="00996BF8" w:rsidRDefault="00F436CE" w:rsidP="00ED4C1E">
      <w:pPr>
        <w:pStyle w:val="Heading4"/>
      </w:pPr>
      <w:r w:rsidRPr="00F436CE">
        <w:t>S</w:t>
      </w:r>
      <w:r w:rsidR="00996BF8" w:rsidRPr="00F436CE">
        <w:t>tate what the concept is, not only what it is not</w:t>
      </w:r>
    </w:p>
    <w:p w:rsidR="00FD3B28" w:rsidRPr="00FD3B28" w:rsidRDefault="00FD3B28" w:rsidP="00FD3B28"/>
    <w:p w:rsidR="00996BF8" w:rsidRDefault="00F436CE" w:rsidP="00F436CE">
      <w:pPr>
        <w:rPr>
          <w:rFonts w:ascii="Arial,Bold" w:hAnsi="Arial,Bold" w:cs="Arial,Bold"/>
          <w:b/>
          <w:bCs/>
        </w:rPr>
      </w:pPr>
      <w:r>
        <w:t xml:space="preserve">Explanation: </w:t>
      </w:r>
      <w:r w:rsidR="00996BF8">
        <w:t>When constructing definitions, the concept cannot be defined exclusively by stating</w:t>
      </w:r>
      <w:r>
        <w:t xml:space="preserve"> </w:t>
      </w:r>
      <w:r w:rsidR="00996BF8">
        <w:t xml:space="preserve">what the </w:t>
      </w:r>
      <w:r w:rsidR="00996BF8" w:rsidRPr="00FD3B28">
        <w:t>concept is not.</w:t>
      </w:r>
    </w:p>
    <w:p w:rsidR="00FD3B28" w:rsidRDefault="00FD3B28" w:rsidP="00F436CE">
      <w:pPr>
        <w:rPr>
          <w:rFonts w:ascii="Arial,Bold" w:hAnsi="Arial,Bold" w:cs="Arial,Bold"/>
          <w:b/>
          <w:bCs/>
        </w:rPr>
      </w:pPr>
    </w:p>
    <w:p w:rsidR="00996BF8" w:rsidRDefault="00F436CE" w:rsidP="00F436CE">
      <w:r>
        <w:t xml:space="preserve">Example: </w:t>
      </w:r>
      <w:r w:rsidR="00996BF8">
        <w:t>“Freight Cost Amount”</w:t>
      </w:r>
    </w:p>
    <w:p w:rsidR="00996BF8" w:rsidRDefault="00F436CE" w:rsidP="00FD3B28">
      <w:pPr>
        <w:ind w:left="720"/>
      </w:pPr>
      <w:r>
        <w:t xml:space="preserve">Good </w:t>
      </w:r>
      <w:r w:rsidR="00996BF8">
        <w:t>definition: Cost amount incurred by a shipper in moving goods from one place to another.</w:t>
      </w:r>
    </w:p>
    <w:p w:rsidR="00996BF8" w:rsidRDefault="00F436CE" w:rsidP="00FD3B28">
      <w:pPr>
        <w:ind w:left="720"/>
      </w:pPr>
      <w:r>
        <w:t>Poor</w:t>
      </w:r>
      <w:r w:rsidR="00996BF8">
        <w:t xml:space="preserve"> definition: Costs which are not related to packing, documentation, loading, unloading, and</w:t>
      </w:r>
      <w:r>
        <w:t xml:space="preserve"> </w:t>
      </w:r>
      <w:r w:rsidR="00996BF8">
        <w:t>insurance.</w:t>
      </w:r>
    </w:p>
    <w:p w:rsidR="00996BF8" w:rsidRDefault="00F436CE" w:rsidP="00FD3B28">
      <w:pPr>
        <w:ind w:left="720"/>
      </w:pPr>
      <w:r>
        <w:t xml:space="preserve">Reason:  </w:t>
      </w:r>
      <w:r w:rsidR="00996BF8">
        <w:t>The poor definition does not specify what is included in the meaning of the data.</w:t>
      </w:r>
    </w:p>
    <w:p w:rsidR="00996BF8" w:rsidRDefault="00F436CE" w:rsidP="00ED4C1E">
      <w:pPr>
        <w:pStyle w:val="Heading4"/>
      </w:pPr>
      <w:r w:rsidRPr="00F436CE">
        <w:t>B</w:t>
      </w:r>
      <w:r w:rsidR="00996BF8" w:rsidRPr="00F436CE">
        <w:t>e stated as a descriptive phrase or sentence(s</w:t>
      </w:r>
      <w:r w:rsidRPr="00F436CE">
        <w:t>)</w:t>
      </w:r>
    </w:p>
    <w:p w:rsidR="00FD3B28" w:rsidRPr="00FD3B28" w:rsidRDefault="00FD3B28" w:rsidP="00FD3B28"/>
    <w:p w:rsidR="00996BF8" w:rsidRDefault="00F436CE" w:rsidP="00F436CE">
      <w:r>
        <w:t xml:space="preserve">Explanation: </w:t>
      </w:r>
      <w:r w:rsidR="00996BF8">
        <w:t>A phrase is necessary (in most languages) to form a precise definition that includes the</w:t>
      </w:r>
      <w:r>
        <w:t xml:space="preserve"> </w:t>
      </w:r>
      <w:r w:rsidR="00996BF8">
        <w:t>essential characteristics of the concept. Simply stating one or more syno</w:t>
      </w:r>
      <w:r>
        <w:t xml:space="preserve">nym(s) is insufficient. Simply </w:t>
      </w:r>
      <w:r w:rsidR="00996BF8">
        <w:t>restating the words of the name in a different order is insufficient. If mo</w:t>
      </w:r>
      <w:r>
        <w:t xml:space="preserve">re than a descriptive phrase is </w:t>
      </w:r>
      <w:r w:rsidR="00996BF8">
        <w:t>needed, use complete, grammatically correct sentences.</w:t>
      </w:r>
    </w:p>
    <w:p w:rsidR="00FD3B28" w:rsidRDefault="00FD3B28" w:rsidP="00F436CE"/>
    <w:p w:rsidR="00996BF8" w:rsidRDefault="00F436CE" w:rsidP="00F436CE">
      <w:r>
        <w:t xml:space="preserve">Example: </w:t>
      </w:r>
      <w:r w:rsidR="00996BF8">
        <w:t>“Agent Name”</w:t>
      </w:r>
    </w:p>
    <w:p w:rsidR="00996BF8" w:rsidRDefault="00F436CE" w:rsidP="00FD3B28">
      <w:pPr>
        <w:ind w:left="720"/>
      </w:pPr>
      <w:r>
        <w:t xml:space="preserve">Good </w:t>
      </w:r>
      <w:r w:rsidR="00996BF8">
        <w:t>definition: Name of party authorized to act on behalf of another party.</w:t>
      </w:r>
    </w:p>
    <w:p w:rsidR="00996BF8" w:rsidRDefault="00F436CE" w:rsidP="00FD3B28">
      <w:pPr>
        <w:ind w:left="720"/>
      </w:pPr>
      <w:r>
        <w:t>Poor</w:t>
      </w:r>
      <w:r w:rsidR="00996BF8">
        <w:t xml:space="preserve"> definition: Representative.</w:t>
      </w:r>
    </w:p>
    <w:p w:rsidR="00996BF8" w:rsidRDefault="00F436CE" w:rsidP="00FD3B28">
      <w:pPr>
        <w:ind w:left="720"/>
      </w:pPr>
      <w:r>
        <w:t xml:space="preserve">Reason:  </w:t>
      </w:r>
      <w:r w:rsidR="00996BF8">
        <w:t>“Representative” is a near-synonym of the data element na</w:t>
      </w:r>
      <w:r>
        <w:t xml:space="preserve">me, which is not adequate for a </w:t>
      </w:r>
      <w:r w:rsidR="00996BF8">
        <w:t>definition.</w:t>
      </w:r>
    </w:p>
    <w:p w:rsidR="00996BF8" w:rsidRDefault="00F436CE" w:rsidP="00ED4C1E">
      <w:pPr>
        <w:pStyle w:val="Heading4"/>
      </w:pPr>
      <w:r>
        <w:t>C</w:t>
      </w:r>
      <w:r w:rsidR="00996BF8">
        <w:t>ontain only commonly understood abbreviations</w:t>
      </w:r>
    </w:p>
    <w:p w:rsidR="00FD3B28" w:rsidRPr="00FD3B28" w:rsidRDefault="00FD3B28" w:rsidP="00FD3B28"/>
    <w:p w:rsidR="00996BF8" w:rsidRDefault="00F436CE" w:rsidP="00F436CE">
      <w:r>
        <w:t xml:space="preserve">Explanation: </w:t>
      </w:r>
      <w:r w:rsidR="00996BF8">
        <w:t>Understanding the meaning of an abbreviation, including acronyms and initialisms, is</w:t>
      </w:r>
      <w:r>
        <w:t xml:space="preserve"> </w:t>
      </w:r>
      <w:r w:rsidR="00996BF8">
        <w:t xml:space="preserve">usually confined to a certain environment. In other environments </w:t>
      </w:r>
      <w:r>
        <w:t xml:space="preserve">the same abbreviation can cause </w:t>
      </w:r>
      <w:r w:rsidR="00996BF8">
        <w:t>misinterpretation or confusion. Therefore, to avoid ambiguity, full words, not abbreviations, shall be used</w:t>
      </w:r>
      <w:r>
        <w:t xml:space="preserve"> </w:t>
      </w:r>
      <w:r w:rsidR="00996BF8">
        <w:t>in the definition.</w:t>
      </w:r>
    </w:p>
    <w:p w:rsidR="00996BF8" w:rsidRDefault="00996BF8" w:rsidP="00F436CE">
      <w:r>
        <w:t>Exceptions to this requirement may be made if an abbreviation is com</w:t>
      </w:r>
      <w:r w:rsidR="00F436CE">
        <w:t xml:space="preserve">monly understood such as “i.e.” </w:t>
      </w:r>
      <w:r>
        <w:t>and “e.g.” or if an abbreviation is more readily understood than the full form of a compl</w:t>
      </w:r>
      <w:r w:rsidR="00F436CE">
        <w:t xml:space="preserve">ex term and has </w:t>
      </w:r>
      <w:r>
        <w:t>been adopted as a term in its own right such as “radar” standing for “radio detecting and ranging.”</w:t>
      </w:r>
    </w:p>
    <w:p w:rsidR="00996BF8" w:rsidRDefault="00996BF8" w:rsidP="00F436CE">
      <w:r>
        <w:t>All acronyms must be expanded on the first occurrence.</w:t>
      </w:r>
    </w:p>
    <w:p w:rsidR="00FD3B28" w:rsidRDefault="00FD3B28" w:rsidP="00F436CE"/>
    <w:p w:rsidR="00996BF8" w:rsidRDefault="005761B3" w:rsidP="00F436CE">
      <w:r>
        <w:t>Example:</w:t>
      </w:r>
      <w:r w:rsidR="00996BF8">
        <w:t xml:space="preserve"> “Tide Height”</w:t>
      </w:r>
    </w:p>
    <w:p w:rsidR="00996BF8" w:rsidRDefault="00F436CE" w:rsidP="00FD3B28">
      <w:pPr>
        <w:ind w:left="720"/>
      </w:pPr>
      <w:r>
        <w:t xml:space="preserve">Good </w:t>
      </w:r>
      <w:r w:rsidR="00996BF8">
        <w:t>definition: The vertical distance from mean sea level (MSL) to a specific tide level.</w:t>
      </w:r>
    </w:p>
    <w:p w:rsidR="00996BF8" w:rsidRDefault="00F436CE" w:rsidP="00FD3B28">
      <w:pPr>
        <w:ind w:left="720"/>
      </w:pPr>
      <w:r>
        <w:t>Poor</w:t>
      </w:r>
      <w:r w:rsidR="00996BF8">
        <w:t xml:space="preserve"> definition: The vertical distance from MSL to a specific tide level.</w:t>
      </w:r>
    </w:p>
    <w:p w:rsidR="00996BF8" w:rsidRDefault="00F436CE" w:rsidP="00FD3B28">
      <w:pPr>
        <w:ind w:left="720"/>
      </w:pPr>
      <w:r>
        <w:t xml:space="preserve">Reason:  </w:t>
      </w:r>
      <w:r w:rsidR="00996BF8">
        <w:t>The poor definition is unclear because the acronym, MSL,</w:t>
      </w:r>
      <w:r w:rsidR="00FD3B28">
        <w:t xml:space="preserve"> is not commonly understood and </w:t>
      </w:r>
      <w:r w:rsidR="00996BF8">
        <w:t>some users may need to refer to other sources to determine what it rep</w:t>
      </w:r>
      <w:r w:rsidR="00FD3B28">
        <w:t xml:space="preserve">resents. Without the full word, </w:t>
      </w:r>
      <w:r w:rsidR="00996BF8">
        <w:t>finding the term in a glossary may be difficult or impossible.</w:t>
      </w:r>
    </w:p>
    <w:p w:rsidR="00996BF8" w:rsidRDefault="005761B3" w:rsidP="00FD3B28">
      <w:pPr>
        <w:ind w:left="720"/>
      </w:pPr>
      <w:r>
        <w:t>Example</w:t>
      </w:r>
      <w:r w:rsidR="00996BF8">
        <w:t>2 - “Unit of Density Measurement”</w:t>
      </w:r>
    </w:p>
    <w:p w:rsidR="00FD3B28" w:rsidRDefault="00F436CE" w:rsidP="00FD3B28">
      <w:pPr>
        <w:ind w:left="720"/>
      </w:pPr>
      <w:r>
        <w:t xml:space="preserve">Good </w:t>
      </w:r>
      <w:r w:rsidR="00996BF8">
        <w:t xml:space="preserve">definition: The unit employed in measuring the concentration of matter in terms of mass </w:t>
      </w:r>
      <w:r w:rsidR="00FD3B28">
        <w:t xml:space="preserve">per </w:t>
      </w:r>
      <w:r w:rsidR="00996BF8">
        <w:t>unit (m.p.u.) volume (e.g., pound per cubic f</w:t>
      </w:r>
      <w:r w:rsidR="00FD3B28">
        <w:t xml:space="preserve">oot; kilogram per cubic meter). </w:t>
      </w:r>
    </w:p>
    <w:p w:rsidR="00996BF8" w:rsidRDefault="00F436CE" w:rsidP="00FD3B28">
      <w:pPr>
        <w:ind w:left="720"/>
      </w:pPr>
      <w:r>
        <w:t xml:space="preserve">Poor </w:t>
      </w:r>
      <w:r w:rsidR="00996BF8">
        <w:t>definition: The unit employed in measuring the concentrati</w:t>
      </w:r>
      <w:r w:rsidR="00FD3B28">
        <w:t xml:space="preserve">on of matter in terms of m.p.u. </w:t>
      </w:r>
      <w:r w:rsidR="00996BF8">
        <w:t>volume (e.g., pound per cubic foot; kilogram per cubic meter).</w:t>
      </w:r>
    </w:p>
    <w:p w:rsidR="00996BF8" w:rsidRDefault="00F436CE" w:rsidP="00FD3B28">
      <w:pPr>
        <w:ind w:left="720"/>
      </w:pPr>
      <w:r>
        <w:t xml:space="preserve">Reason: </w:t>
      </w:r>
      <w:r w:rsidR="00996BF8">
        <w:t>m.p.u. is not a common abbreviation, and its meaning may not be understood by some users.</w:t>
      </w:r>
    </w:p>
    <w:p w:rsidR="00996BF8" w:rsidRDefault="00996BF8" w:rsidP="00FD3B28">
      <w:pPr>
        <w:ind w:left="720"/>
      </w:pPr>
      <w:r>
        <w:t>The abbreviation should be expanded to full words.</w:t>
      </w:r>
    </w:p>
    <w:p w:rsidR="00996BF8" w:rsidRDefault="00F436CE" w:rsidP="00ED4C1E">
      <w:pPr>
        <w:pStyle w:val="Heading4"/>
      </w:pPr>
      <w:r w:rsidRPr="00F436CE">
        <w:t>B</w:t>
      </w:r>
      <w:r w:rsidR="00996BF8" w:rsidRPr="00F436CE">
        <w:t>e expressed without embedding definitions of other data or underlying concepts</w:t>
      </w:r>
    </w:p>
    <w:p w:rsidR="00FD3B28" w:rsidRPr="00FD3B28" w:rsidRDefault="00FD3B28" w:rsidP="00FD3B28"/>
    <w:p w:rsidR="00996BF8" w:rsidRDefault="00F436CE" w:rsidP="00F436CE">
      <w:r>
        <w:t xml:space="preserve">Explanation: </w:t>
      </w:r>
      <w:r w:rsidR="00996BF8">
        <w:t>As shown in the following example, the definition of a second data element or related</w:t>
      </w:r>
      <w:r w:rsidR="00FD3B28">
        <w:t xml:space="preserve"> </w:t>
      </w:r>
      <w:r w:rsidR="00996BF8">
        <w:t>concept should not appear in the definition proper of the primary dat</w:t>
      </w:r>
      <w:r>
        <w:t xml:space="preserve">a element. Definitions of terms </w:t>
      </w:r>
      <w:r w:rsidR="00996BF8">
        <w:t xml:space="preserve">should be provided in an associated glossary. If the second definition is necessary, it may </w:t>
      </w:r>
      <w:r>
        <w:t xml:space="preserve">be attached by </w:t>
      </w:r>
      <w:r w:rsidR="00996BF8">
        <w:t>a note at the end of the primary definition's main text or as a separate e</w:t>
      </w:r>
      <w:r>
        <w:t xml:space="preserve">ntry in the dictionary. Related </w:t>
      </w:r>
      <w:r w:rsidR="00996BF8">
        <w:t>definitions can be accessed through relational attributes (e.g., cross-reference).</w:t>
      </w:r>
    </w:p>
    <w:p w:rsidR="00FD3B28" w:rsidRDefault="00FD3B28" w:rsidP="00F436CE"/>
    <w:p w:rsidR="00996BF8" w:rsidRDefault="005761B3" w:rsidP="00F436CE">
      <w:r>
        <w:t>Example 1:</w:t>
      </w:r>
      <w:r w:rsidR="00996BF8">
        <w:t xml:space="preserve"> “Sample Type Code”</w:t>
      </w:r>
    </w:p>
    <w:p w:rsidR="00996BF8" w:rsidRDefault="00F436CE" w:rsidP="00FD3B28">
      <w:pPr>
        <w:ind w:left="720"/>
      </w:pPr>
      <w:r>
        <w:t xml:space="preserve">Good </w:t>
      </w:r>
      <w:r w:rsidR="00996BF8">
        <w:t>definition: A code identifying the kind of sample.</w:t>
      </w:r>
    </w:p>
    <w:p w:rsidR="00996BF8" w:rsidRDefault="00F436CE" w:rsidP="00FD3B28">
      <w:pPr>
        <w:ind w:left="720"/>
      </w:pPr>
      <w:r>
        <w:t>Poor</w:t>
      </w:r>
      <w:r w:rsidR="00996BF8">
        <w:t xml:space="preserve"> definition: A code identifying the kind of sample collecte</w:t>
      </w:r>
      <w:r w:rsidR="00FD3B28">
        <w:t xml:space="preserve">d. A sample is a small specimen </w:t>
      </w:r>
      <w:r w:rsidR="00996BF8">
        <w:t>taken for testing. It can be either an actual sample for testing, or a quality control surrogate sa</w:t>
      </w:r>
      <w:r w:rsidR="00FD3B28">
        <w:t xml:space="preserve">mple. A </w:t>
      </w:r>
      <w:r w:rsidR="00996BF8">
        <w:t>quality control sample is a surrogate sample taken to verify results of actual samples.</w:t>
      </w:r>
    </w:p>
    <w:p w:rsidR="00996BF8" w:rsidRDefault="00F436CE" w:rsidP="00FD3B28">
      <w:pPr>
        <w:ind w:left="720"/>
      </w:pPr>
      <w:r>
        <w:t xml:space="preserve">Reason:  </w:t>
      </w:r>
      <w:r w:rsidR="00996BF8">
        <w:t>The poor definition contains two extraneous definitions embedded in it. They are definitions of</w:t>
      </w:r>
      <w:r>
        <w:t xml:space="preserve"> </w:t>
      </w:r>
      <w:r w:rsidR="00996BF8">
        <w:t>“sample” and of “quality control sample.”</w:t>
      </w:r>
    </w:p>
    <w:p w:rsidR="00FD3B28" w:rsidRDefault="00FD3B28" w:rsidP="00F436CE"/>
    <w:p w:rsidR="00996BF8" w:rsidRDefault="005761B3" w:rsidP="00F436CE">
      <w:r>
        <w:t xml:space="preserve">Example </w:t>
      </w:r>
      <w:r w:rsidR="00996BF8">
        <w:t>2</w:t>
      </w:r>
      <w:r>
        <w:t>:</w:t>
      </w:r>
      <w:r w:rsidR="00996BF8">
        <w:t xml:space="preserve"> "Issuing Bank Documentary Credit Number"</w:t>
      </w:r>
    </w:p>
    <w:p w:rsidR="00996BF8" w:rsidRDefault="00F436CE" w:rsidP="00FD3B28">
      <w:pPr>
        <w:ind w:left="720"/>
      </w:pPr>
      <w:r>
        <w:t xml:space="preserve">Good </w:t>
      </w:r>
      <w:r w:rsidR="00996BF8">
        <w:t>definition: Reference number assigned by issuing bank to a documentary credit.</w:t>
      </w:r>
    </w:p>
    <w:p w:rsidR="00996BF8" w:rsidRDefault="00F436CE" w:rsidP="00FD3B28">
      <w:pPr>
        <w:ind w:left="720"/>
      </w:pPr>
      <w:r>
        <w:t>Poor</w:t>
      </w:r>
      <w:r w:rsidR="00996BF8">
        <w:t xml:space="preserve"> definition: Reference number assigned by issuing </w:t>
      </w:r>
      <w:r>
        <w:t xml:space="preserve">bank to a documentary credit. A </w:t>
      </w:r>
      <w:r w:rsidR="00996BF8">
        <w:t xml:space="preserve">documentary credit is a document in which a bank states that it </w:t>
      </w:r>
      <w:r>
        <w:t xml:space="preserve">has issued a documentary credit </w:t>
      </w:r>
      <w:r w:rsidR="00996BF8">
        <w:t>under which the beneficiary is to obtain payment, acceptance, or</w:t>
      </w:r>
      <w:r>
        <w:t xml:space="preserve"> negotiation on compliance with </w:t>
      </w:r>
      <w:r w:rsidR="00996BF8">
        <w:t>certain terms and conditions and against presentation of stipulat</w:t>
      </w:r>
      <w:r>
        <w:t xml:space="preserve">ed documents and such drafts as </w:t>
      </w:r>
      <w:r w:rsidR="00996BF8">
        <w:t>may be specified.</w:t>
      </w:r>
    </w:p>
    <w:p w:rsidR="00996BF8" w:rsidRDefault="00F436CE" w:rsidP="00FD3B28">
      <w:pPr>
        <w:ind w:left="720"/>
      </w:pPr>
      <w:r>
        <w:t xml:space="preserve">Reason:  </w:t>
      </w:r>
      <w:r w:rsidR="00996BF8">
        <w:t>The poor definition contains a concept definition, which should be included in a glossary.</w:t>
      </w:r>
    </w:p>
    <w:p w:rsidR="00996BF8" w:rsidRDefault="00F436CE" w:rsidP="00ED4C1E">
      <w:pPr>
        <w:pStyle w:val="Heading4"/>
      </w:pPr>
      <w:r>
        <w:t>S</w:t>
      </w:r>
      <w:r w:rsidR="00996BF8">
        <w:t>tate the essential meaning of the concept</w:t>
      </w:r>
    </w:p>
    <w:p w:rsidR="00FD3B28" w:rsidRPr="00FD3B28" w:rsidRDefault="00FD3B28" w:rsidP="00FD3B28"/>
    <w:p w:rsidR="00996BF8" w:rsidRDefault="00F436CE" w:rsidP="00FD3B28">
      <w:r>
        <w:t xml:space="preserve">Explanation: </w:t>
      </w:r>
      <w:r w:rsidR="00996BF8">
        <w:t>All primary characteristics of the concept represented should appear in the definition at</w:t>
      </w:r>
      <w:r w:rsidR="00FD3B28">
        <w:t xml:space="preserve"> </w:t>
      </w:r>
      <w:r w:rsidR="00996BF8">
        <w:t>the relevant level of specificity for the context. The inclusion of non-esse</w:t>
      </w:r>
      <w:r w:rsidR="00FD3B28">
        <w:t xml:space="preserve">ntial characteristics should be </w:t>
      </w:r>
      <w:r w:rsidR="00996BF8">
        <w:t>avoided. The level of detail necessary is dependent upon the needs of the system user and environment.</w:t>
      </w:r>
    </w:p>
    <w:p w:rsidR="00FD3B28" w:rsidRDefault="00FD3B28" w:rsidP="00FD3B28"/>
    <w:p w:rsidR="00996BF8" w:rsidRDefault="005761B3" w:rsidP="00FD3B28">
      <w:r>
        <w:t>Example 1:</w:t>
      </w:r>
      <w:r w:rsidR="00996BF8">
        <w:t xml:space="preserve"> “Consignment Loading Sequence Number” (Intended context: any form of transportation)</w:t>
      </w:r>
    </w:p>
    <w:p w:rsidR="00996BF8" w:rsidRDefault="00F436CE" w:rsidP="00FD3B28">
      <w:pPr>
        <w:ind w:left="720"/>
      </w:pPr>
      <w:r>
        <w:t xml:space="preserve">Good </w:t>
      </w:r>
      <w:r w:rsidR="00996BF8">
        <w:t>definition: A number indicating the sequence in which con</w:t>
      </w:r>
      <w:r w:rsidR="00FD3B28">
        <w:t xml:space="preserve">signments are loaded in a means </w:t>
      </w:r>
      <w:r w:rsidR="00996BF8">
        <w:t>of transport or piece of transport equipment.</w:t>
      </w:r>
    </w:p>
    <w:p w:rsidR="00996BF8" w:rsidRDefault="00F436CE" w:rsidP="00FD3B28">
      <w:pPr>
        <w:ind w:left="720"/>
      </w:pPr>
      <w:r>
        <w:t>Poor</w:t>
      </w:r>
      <w:r w:rsidR="00996BF8">
        <w:t xml:space="preserve"> definition: A number indicating the sequence in which consignments are loaded in a truck.</w:t>
      </w:r>
    </w:p>
    <w:p w:rsidR="00996BF8" w:rsidRDefault="00F436CE" w:rsidP="00FD3B28">
      <w:pPr>
        <w:ind w:left="720"/>
      </w:pPr>
      <w:r>
        <w:t xml:space="preserve">Reason:  </w:t>
      </w:r>
      <w:r w:rsidR="00996BF8">
        <w:t>In the intended context, consignments can be transported by various transportation modes,</w:t>
      </w:r>
    </w:p>
    <w:p w:rsidR="00996BF8" w:rsidRDefault="00996BF8" w:rsidP="00FD3B28">
      <w:pPr>
        <w:ind w:left="720"/>
      </w:pPr>
      <w:r>
        <w:t>e.g., trucks, vessels or freight trains. Consignments are not limited to trucks for transport.</w:t>
      </w:r>
    </w:p>
    <w:p w:rsidR="00FD3B28" w:rsidRDefault="00FD3B28" w:rsidP="00FD3B28"/>
    <w:p w:rsidR="00996BF8" w:rsidRDefault="005761B3" w:rsidP="00FD3B28">
      <w:r>
        <w:t xml:space="preserve">Example </w:t>
      </w:r>
      <w:r w:rsidR="00996BF8">
        <w:t>2</w:t>
      </w:r>
      <w:r>
        <w:t>:</w:t>
      </w:r>
      <w:r w:rsidR="00996BF8">
        <w:t xml:space="preserve"> “Invoice Amount”</w:t>
      </w:r>
    </w:p>
    <w:p w:rsidR="00996BF8" w:rsidRDefault="00F436CE" w:rsidP="00FD3B28">
      <w:pPr>
        <w:ind w:left="720"/>
      </w:pPr>
      <w:r>
        <w:t xml:space="preserve">Good </w:t>
      </w:r>
      <w:r w:rsidR="00996BF8">
        <w:t>definition: Total sum charged on an invoice.</w:t>
      </w:r>
    </w:p>
    <w:p w:rsidR="00996BF8" w:rsidRDefault="00F436CE" w:rsidP="00FD3B28">
      <w:pPr>
        <w:ind w:left="720"/>
      </w:pPr>
      <w:r>
        <w:t>Poor</w:t>
      </w:r>
      <w:r w:rsidR="00996BF8">
        <w:t xml:space="preserve"> definition: The total sum of all chargeable items mentioned on </w:t>
      </w:r>
      <w:r w:rsidR="00FD3B28">
        <w:t xml:space="preserve">an invoice, taking into account </w:t>
      </w:r>
      <w:r w:rsidR="00996BF8">
        <w:t>deductions on one hand, such as allowances and discounts, and ad</w:t>
      </w:r>
      <w:r w:rsidR="00FD3B28">
        <w:t xml:space="preserve">ditions on the other hand, such </w:t>
      </w:r>
      <w:r w:rsidR="00996BF8">
        <w:t>as charges for insurance, transport, handling, etc.</w:t>
      </w:r>
    </w:p>
    <w:p w:rsidR="00996BF8" w:rsidRDefault="00F436CE" w:rsidP="00FD3B28">
      <w:pPr>
        <w:ind w:left="720"/>
      </w:pPr>
      <w:r>
        <w:t xml:space="preserve">Reason:  </w:t>
      </w:r>
      <w:r w:rsidR="00996BF8">
        <w:t>The poor definition includes extraneous material.</w:t>
      </w:r>
    </w:p>
    <w:p w:rsidR="00996BF8" w:rsidRDefault="00F436CE" w:rsidP="00ED4C1E">
      <w:pPr>
        <w:pStyle w:val="Heading4"/>
      </w:pPr>
      <w:r w:rsidRPr="00F436CE">
        <w:t>B</w:t>
      </w:r>
      <w:r w:rsidR="00996BF8" w:rsidRPr="00F436CE">
        <w:t>e precise and unambiguous</w:t>
      </w:r>
    </w:p>
    <w:p w:rsidR="00FD3B28" w:rsidRPr="00FD3B28" w:rsidRDefault="00FD3B28" w:rsidP="00FD3B28"/>
    <w:p w:rsidR="00996BF8" w:rsidRDefault="005761B3" w:rsidP="00FD3B28">
      <w:r>
        <w:t xml:space="preserve">Explanation: </w:t>
      </w:r>
      <w:r w:rsidR="00996BF8">
        <w:t>The exact meaning and interpretation of the defined concept should be apparent from</w:t>
      </w:r>
      <w:r w:rsidR="00FD3B28">
        <w:t xml:space="preserve"> </w:t>
      </w:r>
      <w:r w:rsidR="00996BF8">
        <w:t>the definition. A definition should be clear enough to allow only one possible interpretation.</w:t>
      </w:r>
    </w:p>
    <w:p w:rsidR="00FD3B28" w:rsidRDefault="00FD3B28" w:rsidP="00FD3B28"/>
    <w:p w:rsidR="00996BF8" w:rsidRDefault="00F436CE" w:rsidP="00FD3B28">
      <w:r>
        <w:t xml:space="preserve">Example: </w:t>
      </w:r>
      <w:r w:rsidR="00996BF8">
        <w:t>“Shipment Receipt Date”</w:t>
      </w:r>
    </w:p>
    <w:p w:rsidR="00996BF8" w:rsidRDefault="00F436CE" w:rsidP="00FD3B28">
      <w:pPr>
        <w:ind w:left="720"/>
      </w:pPr>
      <w:r>
        <w:t xml:space="preserve">Good </w:t>
      </w:r>
      <w:r w:rsidR="00996BF8">
        <w:t>definition: Date on which a shipment is received by the receiving party.</w:t>
      </w:r>
    </w:p>
    <w:p w:rsidR="00996BF8" w:rsidRDefault="00F436CE" w:rsidP="00FD3B28">
      <w:pPr>
        <w:ind w:left="720"/>
      </w:pPr>
      <w:r>
        <w:t>Poor</w:t>
      </w:r>
      <w:r w:rsidR="00996BF8">
        <w:t xml:space="preserve"> definition: Date on which a specific shipment is delivered.</w:t>
      </w:r>
    </w:p>
    <w:p w:rsidR="00996BF8" w:rsidRDefault="00F436CE" w:rsidP="00FD3B28">
      <w:pPr>
        <w:ind w:left="720"/>
      </w:pPr>
      <w:r>
        <w:t xml:space="preserve">Reason:  </w:t>
      </w:r>
      <w:r w:rsidR="00996BF8">
        <w:t xml:space="preserve">The poor definition does not specify what determines a </w:t>
      </w:r>
      <w:r w:rsidR="00FD3B28">
        <w:t xml:space="preserve">“delivery.” “Delivery” could be </w:t>
      </w:r>
      <w:r w:rsidR="00996BF8">
        <w:t>understood as either the act of unloading a product at the intended destin</w:t>
      </w:r>
      <w:r w:rsidR="00FD3B28">
        <w:t xml:space="preserve">ation or the point at which the </w:t>
      </w:r>
      <w:r w:rsidR="00996BF8">
        <w:t>intended customer actually obtains the product. It is possible that the i</w:t>
      </w:r>
      <w:r w:rsidR="00FD3B28">
        <w:t xml:space="preserve">ntended customer never receives </w:t>
      </w:r>
      <w:r w:rsidR="00996BF8">
        <w:t>the product that has been unloaded at his site or the customer may receiv</w:t>
      </w:r>
      <w:r w:rsidR="00FD3B28">
        <w:t xml:space="preserve">e the product days after it was </w:t>
      </w:r>
      <w:r w:rsidR="00996BF8">
        <w:t>unloaded at the site.</w:t>
      </w:r>
    </w:p>
    <w:p w:rsidR="00996BF8" w:rsidRDefault="00F436CE" w:rsidP="00ED4C1E">
      <w:pPr>
        <w:pStyle w:val="Heading4"/>
      </w:pPr>
      <w:r>
        <w:t>B</w:t>
      </w:r>
      <w:r w:rsidR="00996BF8">
        <w:t>e concise</w:t>
      </w:r>
    </w:p>
    <w:p w:rsidR="005761B3" w:rsidRPr="005761B3" w:rsidRDefault="005761B3" w:rsidP="005761B3"/>
    <w:p w:rsidR="00996BF8" w:rsidRDefault="00F436CE" w:rsidP="005761B3">
      <w:r>
        <w:t xml:space="preserve">Explanation: </w:t>
      </w:r>
      <w:r w:rsidR="00996BF8">
        <w:t>The definition should be brief and comprehensive. Extraneous qualifying phrases such</w:t>
      </w:r>
      <w:r w:rsidR="005761B3">
        <w:t xml:space="preserve"> </w:t>
      </w:r>
      <w:r w:rsidR="00996BF8">
        <w:t>as “for the purpose of this metadata registry,” “terms to be described,” shall be avoided.</w:t>
      </w:r>
    </w:p>
    <w:p w:rsidR="005761B3" w:rsidRDefault="005761B3" w:rsidP="005761B3"/>
    <w:p w:rsidR="00996BF8" w:rsidRDefault="00F436CE" w:rsidP="005761B3">
      <w:r>
        <w:t xml:space="preserve">Example: </w:t>
      </w:r>
      <w:r w:rsidR="00996BF8">
        <w:t>“Character Set Name”</w:t>
      </w:r>
    </w:p>
    <w:p w:rsidR="005761B3" w:rsidRDefault="00F436CE" w:rsidP="005761B3">
      <w:pPr>
        <w:ind w:left="720"/>
      </w:pPr>
      <w:r>
        <w:t xml:space="preserve">Good </w:t>
      </w:r>
      <w:r w:rsidR="00996BF8">
        <w:t>definition: The name given to the set of phonetic or ideog</w:t>
      </w:r>
      <w:r w:rsidR="005761B3">
        <w:t xml:space="preserve">raphic symbols in which data is encoded. </w:t>
      </w:r>
    </w:p>
    <w:p w:rsidR="00996BF8" w:rsidRDefault="00F436CE" w:rsidP="005761B3">
      <w:pPr>
        <w:ind w:left="720"/>
      </w:pPr>
      <w:r>
        <w:t>Poor</w:t>
      </w:r>
      <w:r w:rsidR="00996BF8">
        <w:t xml:space="preserve"> definition: The name given to the set of phonetic or ideog</w:t>
      </w:r>
      <w:r w:rsidR="005761B3">
        <w:t xml:space="preserve">raphic symbols in which data is </w:t>
      </w:r>
      <w:r w:rsidR="00996BF8">
        <w:t>encoded, for the purpose of this metadata registry, or, as used elsew</w:t>
      </w:r>
      <w:r w:rsidR="005761B3">
        <w:t xml:space="preserve">here, the capability of systems </w:t>
      </w:r>
      <w:r w:rsidR="00996BF8">
        <w:t>hardware and software to process data encoded in one or more scripts.</w:t>
      </w:r>
    </w:p>
    <w:p w:rsidR="00996BF8" w:rsidRDefault="00F436CE" w:rsidP="005761B3">
      <w:pPr>
        <w:ind w:left="720"/>
      </w:pPr>
      <w:r>
        <w:t xml:space="preserve">Reason:  </w:t>
      </w:r>
      <w:r w:rsidR="00996BF8">
        <w:t>In the poor definition, all the phrases after “...data is enc</w:t>
      </w:r>
      <w:r w:rsidR="005761B3">
        <w:t xml:space="preserve">oded” are extraneous qualifying </w:t>
      </w:r>
      <w:r w:rsidR="00996BF8">
        <w:t>phrases.</w:t>
      </w:r>
    </w:p>
    <w:p w:rsidR="00996BF8" w:rsidRDefault="00F436CE" w:rsidP="00ED4C1E">
      <w:pPr>
        <w:pStyle w:val="Heading4"/>
      </w:pPr>
      <w:r>
        <w:t>B</w:t>
      </w:r>
      <w:r w:rsidR="00996BF8">
        <w:t>e able to stand alone</w:t>
      </w:r>
    </w:p>
    <w:p w:rsidR="005761B3" w:rsidRPr="005761B3" w:rsidRDefault="005761B3" w:rsidP="005761B3"/>
    <w:p w:rsidR="00996BF8" w:rsidRDefault="00F436CE" w:rsidP="005761B3">
      <w:r>
        <w:t xml:space="preserve">Explanation: </w:t>
      </w:r>
      <w:r w:rsidR="00996BF8">
        <w:t>The meaning of the concept should be apparent from the definition. Additional</w:t>
      </w:r>
      <w:r w:rsidR="005761B3">
        <w:t xml:space="preserve"> </w:t>
      </w:r>
      <w:r w:rsidR="00996BF8">
        <w:t>explanations or references should not be necessary for understanding the meaning of the definition.</w:t>
      </w:r>
    </w:p>
    <w:p w:rsidR="005761B3" w:rsidRDefault="005761B3" w:rsidP="005761B3"/>
    <w:p w:rsidR="00996BF8" w:rsidRDefault="00F436CE" w:rsidP="005761B3">
      <w:r>
        <w:t xml:space="preserve">Example: </w:t>
      </w:r>
      <w:r w:rsidR="00996BF8">
        <w:t>“School Location City Name”</w:t>
      </w:r>
    </w:p>
    <w:p w:rsidR="00996BF8" w:rsidRDefault="00F436CE" w:rsidP="005761B3">
      <w:pPr>
        <w:ind w:left="720"/>
      </w:pPr>
      <w:r>
        <w:t xml:space="preserve">Good </w:t>
      </w:r>
      <w:r w:rsidR="00996BF8">
        <w:t>definition: Name of the city where a school is situated.</w:t>
      </w:r>
    </w:p>
    <w:p w:rsidR="00996BF8" w:rsidRDefault="00F436CE" w:rsidP="005761B3">
      <w:pPr>
        <w:ind w:left="720"/>
      </w:pPr>
      <w:r>
        <w:t xml:space="preserve">Poor </w:t>
      </w:r>
      <w:r w:rsidR="00996BF8">
        <w:t>definition: See “school site”.</w:t>
      </w:r>
    </w:p>
    <w:p w:rsidR="00996BF8" w:rsidRDefault="00F436CE" w:rsidP="005761B3">
      <w:pPr>
        <w:ind w:left="720"/>
      </w:pPr>
      <w:r>
        <w:t xml:space="preserve">Reason:  </w:t>
      </w:r>
      <w:r w:rsidR="00996BF8">
        <w:t xml:space="preserve">The poor definition does not stand alone, it requires the aid of a </w:t>
      </w:r>
      <w:r w:rsidR="005761B3">
        <w:t xml:space="preserve">second definition (school site) </w:t>
      </w:r>
      <w:r w:rsidR="00996BF8">
        <w:t>to understand the meaning of the first.</w:t>
      </w:r>
    </w:p>
    <w:p w:rsidR="00996BF8" w:rsidRDefault="00F436CE" w:rsidP="00ED4C1E">
      <w:pPr>
        <w:pStyle w:val="Heading4"/>
      </w:pPr>
      <w:r>
        <w:t>B</w:t>
      </w:r>
      <w:r w:rsidR="00996BF8">
        <w:t>e expressed without embedding rationale, functional usage, domain information, or procedural</w:t>
      </w:r>
      <w:r>
        <w:t xml:space="preserve"> </w:t>
      </w:r>
      <w:r w:rsidR="00996BF8">
        <w:t>information</w:t>
      </w:r>
    </w:p>
    <w:p w:rsidR="005761B3" w:rsidRPr="005761B3" w:rsidRDefault="005761B3" w:rsidP="005761B3"/>
    <w:p w:rsidR="00996BF8" w:rsidRDefault="00F436CE" w:rsidP="005761B3">
      <w:r>
        <w:t xml:space="preserve">Explanation: </w:t>
      </w:r>
      <w:r w:rsidR="00996BF8">
        <w:t>Although they are often necessary, such statements do not belong in the definition</w:t>
      </w:r>
      <w:r w:rsidR="005761B3">
        <w:t xml:space="preserve"> </w:t>
      </w:r>
      <w:r w:rsidR="00996BF8">
        <w:t xml:space="preserve">proper because they contain information extraneous to the definition. If </w:t>
      </w:r>
      <w:r w:rsidR="005761B3">
        <w:t xml:space="preserve">deemed useful, such expressions </w:t>
      </w:r>
      <w:r w:rsidR="00996BF8">
        <w:t xml:space="preserve">may be placed in other metadata attributes (see ISO/IEC 11179-3). It </w:t>
      </w:r>
      <w:r w:rsidR="005761B3">
        <w:t xml:space="preserve">is, however, permissible to add </w:t>
      </w:r>
      <w:r w:rsidR="00996BF8">
        <w:t>examples after the definition.</w:t>
      </w:r>
    </w:p>
    <w:p w:rsidR="00996BF8" w:rsidRDefault="00996BF8" w:rsidP="005761B3">
      <w:r>
        <w:t>1) The rationale for a given definition should not be included as part of</w:t>
      </w:r>
      <w:r w:rsidR="005761B3">
        <w:t xml:space="preserve"> the definition (e.g. if a data </w:t>
      </w:r>
      <w:r>
        <w:t xml:space="preserve">element uses miles instead of </w:t>
      </w:r>
      <w:r w:rsidR="005761B3">
        <w:t>kilometres</w:t>
      </w:r>
      <w:r>
        <w:t>, the reason should not be indicated in the definition).</w:t>
      </w:r>
    </w:p>
    <w:p w:rsidR="00996BF8" w:rsidRDefault="00996BF8" w:rsidP="005761B3">
      <w:r>
        <w:t>2) Functional usage such as: “this data element should not be used for</w:t>
      </w:r>
      <w:r w:rsidR="005761B3">
        <w:t xml:space="preserve"> ...” should not be included in </w:t>
      </w:r>
      <w:r>
        <w:t>the definition proper.</w:t>
      </w:r>
    </w:p>
    <w:p w:rsidR="00996BF8" w:rsidRDefault="00996BF8" w:rsidP="005761B3">
      <w:r>
        <w:t>3) Remarks about procedural aspects. For example, “This data elem</w:t>
      </w:r>
      <w:r w:rsidR="005761B3">
        <w:t xml:space="preserve">ent is used in conjunction with </w:t>
      </w:r>
      <w:r>
        <w:t>data element 'xxx'”, should not appear in the definition; instead use “Related data reference” and</w:t>
      </w:r>
    </w:p>
    <w:p w:rsidR="00996BF8" w:rsidRDefault="00996BF8" w:rsidP="005761B3">
      <w:r>
        <w:t>“Type of relationship” as specified in ISO/IEC 11179-3.</w:t>
      </w:r>
    </w:p>
    <w:p w:rsidR="005761B3" w:rsidRDefault="005761B3" w:rsidP="005761B3"/>
    <w:p w:rsidR="00996BF8" w:rsidRDefault="00F436CE" w:rsidP="005761B3">
      <w:r>
        <w:t xml:space="preserve">Example: </w:t>
      </w:r>
      <w:r w:rsidR="00996BF8">
        <w:t>“Data Field Label”</w:t>
      </w:r>
    </w:p>
    <w:p w:rsidR="00996BF8" w:rsidRDefault="00F436CE" w:rsidP="005761B3">
      <w:pPr>
        <w:ind w:left="720"/>
      </w:pPr>
      <w:r>
        <w:t xml:space="preserve">Good </w:t>
      </w:r>
      <w:r w:rsidR="00996BF8">
        <w:t>definition: Identification of a field in an index, thesaurus, query, database, etc.</w:t>
      </w:r>
    </w:p>
    <w:p w:rsidR="00996BF8" w:rsidRDefault="00F436CE" w:rsidP="005761B3">
      <w:pPr>
        <w:ind w:left="720"/>
      </w:pPr>
      <w:r>
        <w:t>Poor</w:t>
      </w:r>
      <w:r w:rsidR="00996BF8">
        <w:t xml:space="preserve"> definition: Identification of a field in an index, thesaurus, </w:t>
      </w:r>
      <w:r w:rsidR="005761B3">
        <w:t xml:space="preserve">query, database, etc., which is </w:t>
      </w:r>
      <w:r w:rsidR="00996BF8">
        <w:t>provided for units of information such as abstracts, columns within tables.</w:t>
      </w:r>
    </w:p>
    <w:p w:rsidR="00996BF8" w:rsidRDefault="00F436CE" w:rsidP="005761B3">
      <w:pPr>
        <w:ind w:left="720"/>
      </w:pPr>
      <w:r>
        <w:t xml:space="preserve">Reason:  </w:t>
      </w:r>
      <w:r w:rsidR="00996BF8">
        <w:t>The poor definition contains remarks about functional usage.</w:t>
      </w:r>
      <w:r w:rsidR="005761B3">
        <w:t xml:space="preserve"> This information starting with </w:t>
      </w:r>
      <w:r w:rsidR="00996BF8">
        <w:t>“which is provided for...” must be excluded from the definition and placed</w:t>
      </w:r>
      <w:r w:rsidR="005761B3">
        <w:t xml:space="preserve"> in another attribute, if it is </w:t>
      </w:r>
      <w:r w:rsidR="00996BF8">
        <w:t>necessary information.</w:t>
      </w:r>
    </w:p>
    <w:p w:rsidR="00996BF8" w:rsidRDefault="00F436CE" w:rsidP="00ED4C1E">
      <w:pPr>
        <w:pStyle w:val="Heading4"/>
      </w:pPr>
      <w:r>
        <w:t>A</w:t>
      </w:r>
      <w:r w:rsidR="00996BF8">
        <w:t>void circular reasoning</w:t>
      </w:r>
    </w:p>
    <w:p w:rsidR="005761B3" w:rsidRPr="005761B3" w:rsidRDefault="005761B3" w:rsidP="005761B3"/>
    <w:p w:rsidR="00996BF8" w:rsidRDefault="00F436CE" w:rsidP="005761B3">
      <w:r>
        <w:t xml:space="preserve">Explanation: </w:t>
      </w:r>
      <w:r w:rsidR="00996BF8">
        <w:t>Two definitions shall not be defined in terms of each other. A definition should not use</w:t>
      </w:r>
      <w:r w:rsidR="005761B3">
        <w:t xml:space="preserve"> </w:t>
      </w:r>
      <w:r w:rsidR="00996BF8">
        <w:t>another concept's definition as its definition. This results in a situation wher</w:t>
      </w:r>
      <w:r w:rsidR="005761B3">
        <w:t xml:space="preserve">e a concept is defined with the </w:t>
      </w:r>
      <w:r w:rsidR="00996BF8">
        <w:t>aid of another concept that is, in turn, defined with the aid of the given concept.</w:t>
      </w:r>
    </w:p>
    <w:p w:rsidR="005761B3" w:rsidRDefault="005761B3" w:rsidP="005761B3"/>
    <w:p w:rsidR="00996BF8" w:rsidRDefault="00F436CE" w:rsidP="005761B3">
      <w:r>
        <w:t xml:space="preserve">Example: </w:t>
      </w:r>
      <w:r w:rsidR="00996BF8">
        <w:t>two data elements with poor definitions:</w:t>
      </w:r>
    </w:p>
    <w:p w:rsidR="00996BF8" w:rsidRDefault="00996BF8" w:rsidP="005761B3">
      <w:pPr>
        <w:ind w:left="720"/>
      </w:pPr>
      <w:r>
        <w:t>1) Employee ID Number - Number assigned to an employee.</w:t>
      </w:r>
    </w:p>
    <w:p w:rsidR="00996BF8" w:rsidRDefault="00996BF8" w:rsidP="005761B3">
      <w:pPr>
        <w:ind w:left="720"/>
      </w:pPr>
      <w:r>
        <w:t>2) Employee - Person corresponding to the employee ID number.</w:t>
      </w:r>
    </w:p>
    <w:p w:rsidR="00996BF8" w:rsidRDefault="00F436CE" w:rsidP="005761B3">
      <w:pPr>
        <w:ind w:left="720"/>
      </w:pPr>
      <w:r>
        <w:t xml:space="preserve">Reason:  </w:t>
      </w:r>
      <w:r w:rsidR="00996BF8">
        <w:t>Each definition refers to the other for its meaning. The meaning is not given in either definition.</w:t>
      </w:r>
    </w:p>
    <w:p w:rsidR="00996BF8" w:rsidRDefault="00F436CE" w:rsidP="00ED4C1E">
      <w:pPr>
        <w:pStyle w:val="Heading4"/>
      </w:pPr>
      <w:r>
        <w:t>U</w:t>
      </w:r>
      <w:r w:rsidR="00996BF8">
        <w:t>se the same terminology and consistent logical structure for related definitions</w:t>
      </w:r>
    </w:p>
    <w:p w:rsidR="005761B3" w:rsidRPr="005761B3" w:rsidRDefault="005761B3" w:rsidP="005761B3"/>
    <w:p w:rsidR="00996BF8" w:rsidRDefault="00F436CE" w:rsidP="005761B3">
      <w:r>
        <w:t xml:space="preserve">Explanation: </w:t>
      </w:r>
      <w:r w:rsidR="00996BF8">
        <w:t>A common terminology and syntax should be used for similar or associated definitions.</w:t>
      </w:r>
    </w:p>
    <w:p w:rsidR="005761B3" w:rsidRDefault="005761B3" w:rsidP="005761B3"/>
    <w:p w:rsidR="00996BF8" w:rsidRDefault="00F436CE" w:rsidP="005761B3">
      <w:r>
        <w:t xml:space="preserve">Example: </w:t>
      </w:r>
      <w:r w:rsidR="00996BF8">
        <w:t xml:space="preserve">The following example illustrates this idea. Both definitions </w:t>
      </w:r>
      <w:r w:rsidR="005761B3">
        <w:t xml:space="preserve">pertain to related concepts and </w:t>
      </w:r>
      <w:r w:rsidR="00996BF8">
        <w:t>therefore have the same logical structure and similar terminology.</w:t>
      </w:r>
    </w:p>
    <w:p w:rsidR="00996BF8" w:rsidRDefault="00996BF8" w:rsidP="005761B3">
      <w:pPr>
        <w:ind w:left="720"/>
      </w:pPr>
      <w:r>
        <w:t>1) “Goods Dispatch Date” - Date on which goods were dispatched by a given party.</w:t>
      </w:r>
    </w:p>
    <w:p w:rsidR="00996BF8" w:rsidRDefault="00996BF8" w:rsidP="005761B3">
      <w:pPr>
        <w:ind w:left="720"/>
      </w:pPr>
      <w:r>
        <w:t>2) “Goods Receipt Date” - Date on which goods were received by a given party.</w:t>
      </w:r>
    </w:p>
    <w:p w:rsidR="00996BF8" w:rsidRDefault="00F436CE" w:rsidP="005761B3">
      <w:pPr>
        <w:ind w:left="720"/>
      </w:pPr>
      <w:r>
        <w:t xml:space="preserve">Reason:  </w:t>
      </w:r>
      <w:r w:rsidR="00996BF8">
        <w:t>Using the same terminology and syntax facilitates underst</w:t>
      </w:r>
      <w:r w:rsidR="005761B3">
        <w:t xml:space="preserve">anding. Otherwise, users wonder </w:t>
      </w:r>
      <w:r w:rsidR="00996BF8">
        <w:t>whether some difference is implied by use of synonymous terms and variable syntax.</w:t>
      </w:r>
    </w:p>
    <w:p w:rsidR="00996BF8" w:rsidRDefault="00F436CE" w:rsidP="00ED4C1E">
      <w:pPr>
        <w:pStyle w:val="Heading4"/>
      </w:pPr>
      <w:r>
        <w:t>B</w:t>
      </w:r>
      <w:r w:rsidR="00996BF8">
        <w:t>e appropriate for the type of metadata item being defined</w:t>
      </w:r>
    </w:p>
    <w:p w:rsidR="005761B3" w:rsidRPr="005761B3" w:rsidRDefault="005761B3" w:rsidP="005761B3"/>
    <w:p w:rsidR="00996BF8" w:rsidRDefault="005761B3" w:rsidP="005761B3">
      <w:r>
        <w:t>Explanation:</w:t>
      </w:r>
      <w:r w:rsidR="00996BF8">
        <w:t xml:space="preserve"> Different types of metadata item in a metadata registry (e.g. data element concept,</w:t>
      </w:r>
      <w:r>
        <w:t xml:space="preserve"> </w:t>
      </w:r>
      <w:r w:rsidR="00996BF8">
        <w:t>data element, conceptual domain, value domain) each play a different role and this should be reflected in</w:t>
      </w:r>
      <w:r>
        <w:t xml:space="preserve"> </w:t>
      </w:r>
      <w:r w:rsidR="00996BF8">
        <w:t>the definitions.</w:t>
      </w:r>
    </w:p>
    <w:p w:rsidR="005761B3" w:rsidRDefault="005761B3" w:rsidP="005761B3"/>
    <w:p w:rsidR="00996BF8" w:rsidRDefault="005761B3" w:rsidP="005761B3">
      <w:r>
        <w:t xml:space="preserve">Example: </w:t>
      </w:r>
      <w:r w:rsidR="00996BF8">
        <w:t>Data element concept: “Job Grade Maximum Salary Amount”</w:t>
      </w:r>
    </w:p>
    <w:p w:rsidR="00996BF8" w:rsidRDefault="00996BF8" w:rsidP="005761B3">
      <w:pPr>
        <w:ind w:left="720"/>
      </w:pPr>
      <w:r>
        <w:t>Definition: The maximum salary permitted for the associated job grade.</w:t>
      </w:r>
    </w:p>
    <w:p w:rsidR="00996BF8" w:rsidRDefault="00996BF8" w:rsidP="005761B3">
      <w:pPr>
        <w:ind w:left="720"/>
      </w:pPr>
      <w:r>
        <w:t>Note: The data element concept makes no reference to a specific value domain.</w:t>
      </w:r>
    </w:p>
    <w:p w:rsidR="00996BF8" w:rsidRDefault="00996BF8" w:rsidP="005761B3">
      <w:pPr>
        <w:ind w:left="720"/>
      </w:pPr>
      <w:r>
        <w:t>Conceptual Domain: “Monetary amount”</w:t>
      </w:r>
    </w:p>
    <w:p w:rsidR="00996BF8" w:rsidRDefault="00996BF8" w:rsidP="005761B3">
      <w:pPr>
        <w:ind w:left="720"/>
      </w:pPr>
      <w:r>
        <w:t>Definition: An amount that may be expressed in a unit of currency.</w:t>
      </w:r>
    </w:p>
    <w:p w:rsidR="00996BF8" w:rsidRDefault="00996BF8" w:rsidP="005761B3">
      <w:pPr>
        <w:ind w:left="720"/>
      </w:pPr>
      <w:r>
        <w:t>Note: The definition refers to a “dimensionality” of currency, but not to a specific currency.</w:t>
      </w:r>
    </w:p>
    <w:p w:rsidR="00996BF8" w:rsidRDefault="00996BF8" w:rsidP="005761B3">
      <w:pPr>
        <w:ind w:left="720"/>
      </w:pPr>
      <w:r>
        <w:t>Data element 1: “European Job Grade Maximum Salary Amount”</w:t>
      </w:r>
    </w:p>
    <w:p w:rsidR="00996BF8" w:rsidRDefault="00996BF8" w:rsidP="005761B3">
      <w:pPr>
        <w:ind w:left="720"/>
      </w:pPr>
      <w:r>
        <w:t>Definition: The maximum salary permitted for the associated job grade expressed in Euros.</w:t>
      </w:r>
    </w:p>
    <w:p w:rsidR="00996BF8" w:rsidRDefault="005761B3" w:rsidP="005761B3">
      <w:pPr>
        <w:ind w:left="720"/>
      </w:pPr>
      <w:r>
        <w:t>Data element 2</w:t>
      </w:r>
      <w:r w:rsidR="00996BF8">
        <w:t>: “U.S. Job Grade Maximum Salary Amount”</w:t>
      </w:r>
    </w:p>
    <w:p w:rsidR="00996BF8" w:rsidRDefault="00996BF8" w:rsidP="005761B3">
      <w:pPr>
        <w:ind w:left="720"/>
      </w:pPr>
      <w:r>
        <w:t>Definition: The maximum salary permitted for the associated job grade expressed in US dollars.</w:t>
      </w:r>
    </w:p>
    <w:p w:rsidR="00996BF8" w:rsidRDefault="00996BF8" w:rsidP="005761B3">
      <w:pPr>
        <w:ind w:left="720"/>
      </w:pPr>
      <w:r>
        <w:t>Note: Data element definitions may refer to explicit values doma</w:t>
      </w:r>
      <w:r w:rsidR="005761B3">
        <w:t xml:space="preserve">ins, since this may be all that </w:t>
      </w:r>
      <w:r>
        <w:t>distinguishes two data elements.</w:t>
      </w:r>
    </w:p>
    <w:p w:rsidR="00996BF8" w:rsidRPr="00996BF8" w:rsidRDefault="00996BF8" w:rsidP="00996BF8"/>
    <w:p w:rsidR="001769ED" w:rsidRPr="001769ED" w:rsidRDefault="001769ED" w:rsidP="001769ED"/>
    <w:p w:rsidR="00F15DFE" w:rsidRDefault="00F15DFE">
      <w:pPr>
        <w:rPr>
          <w:rFonts w:eastAsiaTheme="majorEastAsia" w:cstheme="majorBidi"/>
          <w:color w:val="595959" w:themeColor="text1" w:themeTint="A6"/>
          <w:sz w:val="36"/>
          <w:szCs w:val="26"/>
        </w:rPr>
      </w:pPr>
      <w:r>
        <w:br w:type="page"/>
      </w:r>
    </w:p>
    <w:p w:rsidR="004F151E" w:rsidRDefault="009860A5" w:rsidP="0013580D">
      <w:pPr>
        <w:pStyle w:val="Heading2"/>
      </w:pPr>
      <w:bookmarkStart w:id="140" w:name="_Toc444694150"/>
      <w:r>
        <w:t>Parts of Speech</w:t>
      </w:r>
      <w:bookmarkEnd w:id="140"/>
    </w:p>
    <w:p w:rsidR="00971974" w:rsidRPr="00971974" w:rsidRDefault="00971974" w:rsidP="00971974">
      <w:pPr>
        <w:pStyle w:val="Heading3"/>
        <w:rPr>
          <w:rFonts w:eastAsia="Times New Roman"/>
          <w:lang w:eastAsia="en-GB"/>
        </w:rPr>
      </w:pPr>
      <w:r w:rsidRPr="00971974">
        <w:rPr>
          <w:rFonts w:eastAsia="Times New Roman"/>
          <w:lang w:eastAsia="en-GB"/>
        </w:rPr>
        <w:t>Nouns</w:t>
      </w:r>
    </w:p>
    <w:p w:rsidR="004F151E" w:rsidRPr="00971974" w:rsidRDefault="004F151E" w:rsidP="00971974">
      <w:pPr>
        <w:rPr>
          <w:rFonts w:eastAsia="Times New Roman"/>
          <w:lang w:eastAsia="en-GB"/>
        </w:rPr>
      </w:pPr>
      <w:r w:rsidRPr="00971974">
        <w:rPr>
          <w:rFonts w:eastAsia="Times New Roman"/>
          <w:bCs/>
          <w:lang w:eastAsia="en-GB"/>
        </w:rPr>
        <w:t>Nouns</w:t>
      </w:r>
      <w:r w:rsidRPr="00971974">
        <w:rPr>
          <w:rFonts w:eastAsia="Times New Roman"/>
          <w:lang w:eastAsia="en-GB"/>
        </w:rPr>
        <w:t> name persons, places, things, ideas, or qualities, e.g., Franklin, boy, Yangtze River, shoreline, Bible, desk, fear, happiness.</w:t>
      </w:r>
    </w:p>
    <w:p w:rsidR="00971974" w:rsidRPr="00971974" w:rsidRDefault="00971974" w:rsidP="00971974">
      <w:pPr>
        <w:pStyle w:val="Heading3"/>
        <w:rPr>
          <w:rFonts w:eastAsia="Times New Roman"/>
          <w:lang w:eastAsia="en-GB"/>
        </w:rPr>
      </w:pPr>
      <w:r w:rsidRPr="00971974">
        <w:rPr>
          <w:rFonts w:eastAsia="Times New Roman"/>
          <w:lang w:eastAsia="en-GB"/>
        </w:rPr>
        <w:t>Pronouns</w:t>
      </w:r>
    </w:p>
    <w:p w:rsidR="004F151E" w:rsidRPr="00971974" w:rsidRDefault="004F151E" w:rsidP="00971974">
      <w:pPr>
        <w:rPr>
          <w:rFonts w:eastAsia="Times New Roman"/>
          <w:lang w:eastAsia="en-GB"/>
        </w:rPr>
      </w:pPr>
      <w:r w:rsidRPr="00971974">
        <w:rPr>
          <w:rFonts w:eastAsia="Times New Roman"/>
          <w:bCs/>
          <w:lang w:eastAsia="en-GB"/>
        </w:rPr>
        <w:t>Pronouns</w:t>
      </w:r>
      <w:r w:rsidRPr="00971974">
        <w:rPr>
          <w:rFonts w:eastAsia="Times New Roman"/>
          <w:lang w:eastAsia="en-GB"/>
        </w:rPr>
        <w:t> usually substitute for nouns and function as nouns, e.g., I, you, he, she, it, we, they, myself, this, that, who, which, everyone.</w:t>
      </w:r>
    </w:p>
    <w:p w:rsidR="00971974" w:rsidRPr="00971974" w:rsidRDefault="00971974" w:rsidP="00971974">
      <w:pPr>
        <w:pStyle w:val="Heading3"/>
        <w:rPr>
          <w:rFonts w:eastAsia="Times New Roman"/>
          <w:lang w:eastAsia="en-GB"/>
        </w:rPr>
      </w:pPr>
      <w:r w:rsidRPr="00971974">
        <w:rPr>
          <w:rFonts w:eastAsia="Times New Roman"/>
          <w:lang w:eastAsia="en-GB"/>
        </w:rPr>
        <w:t>Verbs</w:t>
      </w:r>
    </w:p>
    <w:p w:rsidR="004F151E" w:rsidRPr="00971974" w:rsidRDefault="004F151E" w:rsidP="00971974">
      <w:pPr>
        <w:rPr>
          <w:rFonts w:eastAsia="Times New Roman"/>
          <w:lang w:eastAsia="en-GB"/>
        </w:rPr>
      </w:pPr>
      <w:r w:rsidRPr="00971974">
        <w:rPr>
          <w:rFonts w:eastAsia="Times New Roman"/>
          <w:bCs/>
          <w:lang w:eastAsia="en-GB"/>
        </w:rPr>
        <w:t>Verbs</w:t>
      </w:r>
      <w:r w:rsidRPr="00971974">
        <w:rPr>
          <w:rFonts w:eastAsia="Times New Roman"/>
          <w:lang w:eastAsia="en-GB"/>
        </w:rPr>
        <w:t xml:space="preserve"> express actions, occurrences, or states of being, e.g., be, become, </w:t>
      </w:r>
      <w:r w:rsidR="006E4465">
        <w:rPr>
          <w:rFonts w:eastAsia="Times New Roman"/>
          <w:lang w:eastAsia="en-GB"/>
        </w:rPr>
        <w:t>inflate, and run.</w:t>
      </w:r>
    </w:p>
    <w:p w:rsidR="00971974" w:rsidRPr="00971974" w:rsidRDefault="00971974" w:rsidP="00971974">
      <w:pPr>
        <w:pStyle w:val="Heading3"/>
        <w:rPr>
          <w:rFonts w:eastAsia="Times New Roman"/>
          <w:lang w:eastAsia="en-GB"/>
        </w:rPr>
      </w:pPr>
      <w:r w:rsidRPr="00971974">
        <w:rPr>
          <w:rFonts w:eastAsia="Times New Roman"/>
          <w:lang w:eastAsia="en-GB"/>
        </w:rPr>
        <w:t>Adjectives</w:t>
      </w:r>
    </w:p>
    <w:p w:rsidR="004F151E" w:rsidRPr="00971974" w:rsidRDefault="004F151E" w:rsidP="00971974">
      <w:pPr>
        <w:rPr>
          <w:rFonts w:eastAsia="Times New Roman"/>
          <w:lang w:eastAsia="en-GB"/>
        </w:rPr>
      </w:pPr>
      <w:r w:rsidRPr="00971974">
        <w:rPr>
          <w:rFonts w:eastAsia="Times New Roman"/>
          <w:bCs/>
          <w:lang w:eastAsia="en-GB"/>
        </w:rPr>
        <w:t>Adjectives</w:t>
      </w:r>
      <w:r w:rsidRPr="00971974">
        <w:rPr>
          <w:rFonts w:eastAsia="Times New Roman"/>
          <w:lang w:eastAsia="en-GB"/>
        </w:rPr>
        <w:t> describe or modify nouns or pronouns, e.g., gentle, helpful, small.</w:t>
      </w:r>
    </w:p>
    <w:p w:rsidR="00971974" w:rsidRPr="00971974" w:rsidRDefault="00971974" w:rsidP="00971974">
      <w:pPr>
        <w:pStyle w:val="Heading3"/>
        <w:rPr>
          <w:rFonts w:eastAsia="Times New Roman"/>
          <w:lang w:eastAsia="en-GB"/>
        </w:rPr>
      </w:pPr>
      <w:r w:rsidRPr="00971974">
        <w:rPr>
          <w:rFonts w:eastAsia="Times New Roman"/>
          <w:lang w:eastAsia="en-GB"/>
        </w:rPr>
        <w:t>Adverbs</w:t>
      </w:r>
    </w:p>
    <w:p w:rsidR="004F151E" w:rsidRPr="00971974" w:rsidRDefault="004F151E" w:rsidP="00971974">
      <w:pPr>
        <w:rPr>
          <w:rFonts w:eastAsia="Times New Roman"/>
          <w:lang w:eastAsia="en-GB"/>
        </w:rPr>
      </w:pPr>
      <w:r w:rsidRPr="00971974">
        <w:rPr>
          <w:rFonts w:eastAsia="Times New Roman"/>
          <w:bCs/>
          <w:lang w:eastAsia="en-GB"/>
        </w:rPr>
        <w:t>Adverbs</w:t>
      </w:r>
      <w:r w:rsidRPr="00971974">
        <w:rPr>
          <w:rFonts w:eastAsia="Times New Roman"/>
          <w:lang w:eastAsia="en-GB"/>
        </w:rPr>
        <w:t> describe or modify verbs, adjectives, or other adverbs, e.g., almost, gently, helpfully, someday.</w:t>
      </w:r>
    </w:p>
    <w:p w:rsidR="00971974" w:rsidRPr="00971974" w:rsidRDefault="00971974" w:rsidP="00971974">
      <w:pPr>
        <w:pStyle w:val="Heading3"/>
        <w:rPr>
          <w:rFonts w:eastAsia="Times New Roman"/>
          <w:lang w:eastAsia="en-GB"/>
        </w:rPr>
      </w:pPr>
      <w:r w:rsidRPr="00971974">
        <w:rPr>
          <w:rFonts w:eastAsia="Times New Roman"/>
          <w:lang w:eastAsia="en-GB"/>
        </w:rPr>
        <w:t>Prepositions</w:t>
      </w:r>
    </w:p>
    <w:p w:rsidR="004F151E" w:rsidRPr="00971974" w:rsidRDefault="004F151E" w:rsidP="00971974">
      <w:pPr>
        <w:rPr>
          <w:rFonts w:eastAsia="Times New Roman"/>
          <w:lang w:eastAsia="en-GB"/>
        </w:rPr>
      </w:pPr>
      <w:r w:rsidRPr="00971974">
        <w:rPr>
          <w:rFonts w:eastAsia="Times New Roman"/>
          <w:bCs/>
          <w:lang w:eastAsia="en-GB"/>
        </w:rPr>
        <w:t>Prepositions</w:t>
      </w:r>
      <w:r w:rsidRPr="00971974">
        <w:rPr>
          <w:rFonts w:eastAsia="Times New Roman"/>
          <w:lang w:eastAsia="en-GB"/>
        </w:rPr>
        <w:t> relate nouns or pronouns to other words in a sentence, e.g., about, at, down, for, of, with.</w:t>
      </w:r>
    </w:p>
    <w:p w:rsidR="00971974" w:rsidRPr="00971974" w:rsidRDefault="00971974" w:rsidP="00971974">
      <w:pPr>
        <w:pStyle w:val="Heading3"/>
        <w:rPr>
          <w:rFonts w:eastAsia="Times New Roman"/>
          <w:lang w:eastAsia="en-GB"/>
        </w:rPr>
      </w:pPr>
      <w:r w:rsidRPr="00971974">
        <w:rPr>
          <w:rFonts w:eastAsia="Times New Roman"/>
          <w:lang w:eastAsia="en-GB"/>
        </w:rPr>
        <w:t>Conjunctions</w:t>
      </w:r>
    </w:p>
    <w:p w:rsidR="004F151E" w:rsidRPr="00971974" w:rsidRDefault="004F151E" w:rsidP="00971974">
      <w:pPr>
        <w:rPr>
          <w:rFonts w:eastAsia="Times New Roman"/>
          <w:lang w:eastAsia="en-GB"/>
        </w:rPr>
      </w:pPr>
      <w:r w:rsidRPr="00971974">
        <w:rPr>
          <w:rFonts w:eastAsia="Times New Roman"/>
          <w:bCs/>
          <w:lang w:eastAsia="en-GB"/>
        </w:rPr>
        <w:t>Conjunctions</w:t>
      </w:r>
      <w:r w:rsidRPr="00971974">
        <w:rPr>
          <w:rFonts w:eastAsia="Times New Roman"/>
          <w:lang w:eastAsia="en-GB"/>
        </w:rPr>
        <w:t> link words, clauses, and phrases. There are coordinating conjunctions that link words, clauses, or phrases of equal importance, and there are subordinating conjunctions that introduce subordinate clauses and link them to main clauses.</w:t>
      </w:r>
    </w:p>
    <w:p w:rsidR="00971974" w:rsidRPr="00971974" w:rsidRDefault="00971974" w:rsidP="00971974">
      <w:pPr>
        <w:pStyle w:val="Heading3"/>
        <w:rPr>
          <w:rFonts w:eastAsia="Times New Roman"/>
          <w:lang w:eastAsia="en-GB"/>
        </w:rPr>
      </w:pPr>
      <w:r w:rsidRPr="00971974">
        <w:rPr>
          <w:rFonts w:eastAsia="Times New Roman"/>
          <w:lang w:eastAsia="en-GB"/>
        </w:rPr>
        <w:t>Interjections</w:t>
      </w:r>
    </w:p>
    <w:p w:rsidR="004F151E" w:rsidRPr="00971974" w:rsidRDefault="004F151E" w:rsidP="00971974">
      <w:pPr>
        <w:rPr>
          <w:rFonts w:eastAsia="Times New Roman"/>
          <w:lang w:eastAsia="en-GB"/>
        </w:rPr>
      </w:pPr>
      <w:r w:rsidRPr="00971974">
        <w:rPr>
          <w:rFonts w:eastAsia="Times New Roman"/>
          <w:bCs/>
          <w:lang w:eastAsia="en-GB"/>
        </w:rPr>
        <w:t>Interjections</w:t>
      </w:r>
      <w:r w:rsidRPr="00971974">
        <w:rPr>
          <w:rFonts w:eastAsia="Times New Roman"/>
          <w:lang w:eastAsia="en-GB"/>
        </w:rPr>
        <w:t> express feeling or command attention, either alone or in a sentence, e.g., darn, hey, oh, wow.</w:t>
      </w:r>
    </w:p>
    <w:p w:rsidR="00971974" w:rsidRPr="00971974" w:rsidRDefault="00971974" w:rsidP="00971974">
      <w:pPr>
        <w:pStyle w:val="Heading3"/>
        <w:rPr>
          <w:rFonts w:eastAsia="Times New Roman"/>
          <w:lang w:eastAsia="en-GB"/>
        </w:rPr>
      </w:pPr>
      <w:r w:rsidRPr="00971974">
        <w:rPr>
          <w:rFonts w:eastAsia="Times New Roman"/>
          <w:lang w:eastAsia="en-GB"/>
        </w:rPr>
        <w:t>Articles</w:t>
      </w:r>
    </w:p>
    <w:p w:rsidR="009860A5" w:rsidRPr="00971974" w:rsidRDefault="009860A5" w:rsidP="00971974">
      <w:pPr>
        <w:rPr>
          <w:rFonts w:eastAsia="Times New Roman"/>
          <w:bCs/>
          <w:lang w:eastAsia="en-GB"/>
        </w:rPr>
      </w:pPr>
      <w:r w:rsidRPr="00971974">
        <w:rPr>
          <w:rFonts w:eastAsia="Times New Roman"/>
          <w:bCs/>
          <w:lang w:eastAsia="en-GB"/>
        </w:rPr>
        <w:t>Articles are base adjectives that are used to modify a noun, however their value is low, e.g. a, an, the.</w:t>
      </w:r>
    </w:p>
    <w:p w:rsidR="00971974" w:rsidRPr="00971974" w:rsidRDefault="00971974" w:rsidP="00971974">
      <w:pPr>
        <w:pStyle w:val="Heading3"/>
        <w:rPr>
          <w:rFonts w:eastAsia="Times New Roman"/>
          <w:lang w:eastAsia="en-GB"/>
        </w:rPr>
      </w:pPr>
      <w:r w:rsidRPr="00971974">
        <w:rPr>
          <w:rFonts w:eastAsia="Times New Roman"/>
          <w:lang w:eastAsia="en-GB"/>
        </w:rPr>
        <w:t>Quantifiers</w:t>
      </w:r>
    </w:p>
    <w:p w:rsidR="009860A5" w:rsidRPr="00971974" w:rsidRDefault="009860A5" w:rsidP="00971974">
      <w:pPr>
        <w:rPr>
          <w:rFonts w:eastAsia="Times New Roman"/>
          <w:bCs/>
          <w:lang w:eastAsia="en-GB"/>
        </w:rPr>
      </w:pPr>
      <w:r w:rsidRPr="00971974">
        <w:rPr>
          <w:rFonts w:eastAsia="Times New Roman"/>
          <w:bCs/>
          <w:lang w:eastAsia="en-GB"/>
        </w:rPr>
        <w:t>Quantifiers provide information about the number or size of something, e.g. much, many, few, lots.</w:t>
      </w:r>
    </w:p>
    <w:p w:rsidR="00971974" w:rsidRPr="00971974" w:rsidRDefault="00971974" w:rsidP="00971974">
      <w:pPr>
        <w:pStyle w:val="Heading3"/>
        <w:rPr>
          <w:rFonts w:eastAsia="Times New Roman"/>
          <w:lang w:eastAsia="en-GB"/>
        </w:rPr>
      </w:pPr>
      <w:r w:rsidRPr="00971974">
        <w:rPr>
          <w:rFonts w:eastAsia="Times New Roman"/>
          <w:lang w:eastAsia="en-GB"/>
        </w:rPr>
        <w:t>Numerals</w:t>
      </w:r>
    </w:p>
    <w:p w:rsidR="009860A5" w:rsidRPr="00971974" w:rsidRDefault="009860A5" w:rsidP="00971974">
      <w:pPr>
        <w:rPr>
          <w:rFonts w:eastAsia="Times New Roman"/>
          <w:lang w:eastAsia="en-GB"/>
        </w:rPr>
      </w:pPr>
      <w:r w:rsidRPr="00971974">
        <w:rPr>
          <w:rFonts w:eastAsia="Times New Roman"/>
          <w:bCs/>
          <w:lang w:eastAsia="en-GB"/>
        </w:rPr>
        <w:t>Numerals are specific numbers.</w:t>
      </w:r>
    </w:p>
    <w:p w:rsidR="00F15DFE" w:rsidRDefault="00F15DFE">
      <w:pPr>
        <w:rPr>
          <w:rFonts w:eastAsia="Times New Roman" w:cstheme="majorBidi"/>
          <w:color w:val="595959" w:themeColor="text1" w:themeTint="A6"/>
          <w:sz w:val="36"/>
          <w:szCs w:val="26"/>
          <w:lang w:eastAsia="en-GB"/>
        </w:rPr>
      </w:pPr>
      <w:r>
        <w:rPr>
          <w:rFonts w:eastAsia="Times New Roman"/>
          <w:lang w:eastAsia="en-GB"/>
        </w:rPr>
        <w:br w:type="page"/>
      </w:r>
    </w:p>
    <w:p w:rsidR="004E5227" w:rsidRDefault="004E5227" w:rsidP="00475950">
      <w:pPr>
        <w:pStyle w:val="Heading2"/>
        <w:rPr>
          <w:rFonts w:eastAsia="Times New Roman"/>
          <w:lang w:eastAsia="en-GB"/>
        </w:rPr>
      </w:pPr>
      <w:bookmarkStart w:id="141" w:name="_Toc444694151"/>
      <w:r>
        <w:rPr>
          <w:rFonts w:eastAsia="Times New Roman"/>
          <w:lang w:eastAsia="en-GB"/>
        </w:rPr>
        <w:t>Reserved Words</w:t>
      </w:r>
      <w:bookmarkEnd w:id="141"/>
    </w:p>
    <w:tbl>
      <w:tblPr>
        <w:tblStyle w:val="TableGrid"/>
        <w:tblW w:w="0" w:type="auto"/>
        <w:tblLook w:val="04A0" w:firstRow="1" w:lastRow="0" w:firstColumn="1" w:lastColumn="0" w:noHBand="0" w:noVBand="1"/>
      </w:tblPr>
      <w:tblGrid>
        <w:gridCol w:w="2225"/>
        <w:gridCol w:w="835"/>
        <w:gridCol w:w="862"/>
        <w:gridCol w:w="893"/>
        <w:gridCol w:w="867"/>
        <w:gridCol w:w="880"/>
        <w:gridCol w:w="820"/>
        <w:gridCol w:w="908"/>
      </w:tblGrid>
      <w:tr w:rsidR="00095158" w:rsidRPr="00095158" w:rsidTr="00095158">
        <w:trPr>
          <w:tblHeader/>
        </w:trPr>
        <w:tc>
          <w:tcPr>
            <w:tcW w:w="2225" w:type="dxa"/>
            <w:shd w:val="clear" w:color="auto" w:fill="00B0F0"/>
          </w:tcPr>
          <w:p w:rsidR="00095158" w:rsidRPr="00577E0C" w:rsidRDefault="00095158" w:rsidP="00F15DFE">
            <w:pPr>
              <w:rPr>
                <w:b/>
                <w:color w:val="FFFFFF" w:themeColor="background1"/>
                <w:sz w:val="14"/>
                <w:szCs w:val="14"/>
              </w:rPr>
            </w:pPr>
            <w:r w:rsidRPr="00577E0C">
              <w:rPr>
                <w:b/>
                <w:color w:val="FFFFFF" w:themeColor="background1"/>
                <w:sz w:val="14"/>
                <w:szCs w:val="14"/>
              </w:rPr>
              <w:t>Reserved Word</w:t>
            </w:r>
          </w:p>
        </w:tc>
        <w:tc>
          <w:tcPr>
            <w:tcW w:w="835" w:type="dxa"/>
            <w:shd w:val="clear" w:color="auto" w:fill="00B0F0"/>
          </w:tcPr>
          <w:p w:rsidR="00095158" w:rsidRPr="00577E0C" w:rsidRDefault="00095158" w:rsidP="00577E0C">
            <w:pPr>
              <w:jc w:val="center"/>
              <w:rPr>
                <w:b/>
                <w:color w:val="FFFFFF" w:themeColor="background1"/>
                <w:sz w:val="14"/>
                <w:szCs w:val="14"/>
              </w:rPr>
            </w:pPr>
            <w:r w:rsidRPr="00577E0C">
              <w:rPr>
                <w:b/>
                <w:color w:val="FFFFFF" w:themeColor="background1"/>
                <w:sz w:val="14"/>
                <w:szCs w:val="14"/>
              </w:rPr>
              <w:t>ANSI</w:t>
            </w:r>
          </w:p>
        </w:tc>
        <w:tc>
          <w:tcPr>
            <w:tcW w:w="862" w:type="dxa"/>
            <w:shd w:val="clear" w:color="auto" w:fill="00B0F0"/>
          </w:tcPr>
          <w:p w:rsidR="00095158" w:rsidRPr="00577E0C" w:rsidRDefault="00095158" w:rsidP="00577E0C">
            <w:pPr>
              <w:jc w:val="center"/>
              <w:rPr>
                <w:b/>
                <w:color w:val="FFFFFF" w:themeColor="background1"/>
                <w:sz w:val="14"/>
                <w:szCs w:val="14"/>
              </w:rPr>
            </w:pPr>
            <w:r w:rsidRPr="00577E0C">
              <w:rPr>
                <w:b/>
                <w:color w:val="FFFFFF" w:themeColor="background1"/>
                <w:sz w:val="14"/>
                <w:szCs w:val="14"/>
              </w:rPr>
              <w:t>ODBC</w:t>
            </w:r>
          </w:p>
        </w:tc>
        <w:tc>
          <w:tcPr>
            <w:tcW w:w="893" w:type="dxa"/>
            <w:shd w:val="clear" w:color="auto" w:fill="00B0F0"/>
          </w:tcPr>
          <w:p w:rsidR="00095158" w:rsidRPr="00577E0C" w:rsidRDefault="00095158" w:rsidP="00577E0C">
            <w:pPr>
              <w:jc w:val="center"/>
              <w:rPr>
                <w:b/>
                <w:color w:val="FFFFFF" w:themeColor="background1"/>
                <w:sz w:val="14"/>
                <w:szCs w:val="14"/>
              </w:rPr>
            </w:pPr>
            <w:r w:rsidRPr="00577E0C">
              <w:rPr>
                <w:b/>
                <w:color w:val="FFFFFF" w:themeColor="background1"/>
                <w:sz w:val="14"/>
                <w:szCs w:val="14"/>
              </w:rPr>
              <w:t>MS</w:t>
            </w:r>
            <w:r w:rsidR="00577E0C" w:rsidRPr="00577E0C">
              <w:rPr>
                <w:b/>
                <w:color w:val="FFFFFF" w:themeColor="background1"/>
                <w:sz w:val="14"/>
                <w:szCs w:val="14"/>
              </w:rPr>
              <w:t xml:space="preserve"> </w:t>
            </w:r>
            <w:r w:rsidRPr="00577E0C">
              <w:rPr>
                <w:b/>
                <w:color w:val="FFFFFF" w:themeColor="background1"/>
                <w:sz w:val="14"/>
                <w:szCs w:val="14"/>
              </w:rPr>
              <w:t>SQL</w:t>
            </w:r>
          </w:p>
        </w:tc>
        <w:tc>
          <w:tcPr>
            <w:tcW w:w="867" w:type="dxa"/>
            <w:shd w:val="clear" w:color="auto" w:fill="00B0F0"/>
          </w:tcPr>
          <w:p w:rsidR="00095158" w:rsidRPr="00577E0C" w:rsidRDefault="00577E0C" w:rsidP="00577E0C">
            <w:pPr>
              <w:jc w:val="center"/>
              <w:rPr>
                <w:b/>
                <w:color w:val="FFFFFF" w:themeColor="background1"/>
                <w:sz w:val="14"/>
                <w:szCs w:val="14"/>
              </w:rPr>
            </w:pPr>
            <w:r w:rsidRPr="00577E0C">
              <w:rPr>
                <w:b/>
                <w:color w:val="FFFFFF" w:themeColor="background1"/>
                <w:sz w:val="14"/>
                <w:szCs w:val="14"/>
              </w:rPr>
              <w:t>MyS</w:t>
            </w:r>
            <w:r w:rsidR="00095158" w:rsidRPr="00577E0C">
              <w:rPr>
                <w:b/>
                <w:color w:val="FFFFFF" w:themeColor="background1"/>
                <w:sz w:val="14"/>
                <w:szCs w:val="14"/>
              </w:rPr>
              <w:t>ql</w:t>
            </w:r>
          </w:p>
        </w:tc>
        <w:tc>
          <w:tcPr>
            <w:tcW w:w="880" w:type="dxa"/>
            <w:shd w:val="clear" w:color="auto" w:fill="00B0F0"/>
          </w:tcPr>
          <w:p w:rsidR="00095158" w:rsidRPr="00577E0C" w:rsidRDefault="00095158" w:rsidP="00577E0C">
            <w:pPr>
              <w:jc w:val="center"/>
              <w:rPr>
                <w:b/>
                <w:color w:val="FFFFFF" w:themeColor="background1"/>
                <w:sz w:val="14"/>
                <w:szCs w:val="14"/>
              </w:rPr>
            </w:pPr>
            <w:r w:rsidRPr="00577E0C">
              <w:rPr>
                <w:b/>
                <w:color w:val="FFFFFF" w:themeColor="background1"/>
                <w:sz w:val="14"/>
                <w:szCs w:val="14"/>
              </w:rPr>
              <w:t>Oracle</w:t>
            </w:r>
          </w:p>
        </w:tc>
        <w:tc>
          <w:tcPr>
            <w:tcW w:w="820" w:type="dxa"/>
            <w:shd w:val="clear" w:color="auto" w:fill="00B0F0"/>
          </w:tcPr>
          <w:p w:rsidR="00095158" w:rsidRPr="00577E0C" w:rsidRDefault="00577E0C" w:rsidP="00577E0C">
            <w:pPr>
              <w:jc w:val="center"/>
              <w:rPr>
                <w:b/>
                <w:color w:val="FFFFFF" w:themeColor="background1"/>
                <w:sz w:val="14"/>
                <w:szCs w:val="14"/>
              </w:rPr>
            </w:pPr>
            <w:r w:rsidRPr="00577E0C">
              <w:rPr>
                <w:b/>
                <w:color w:val="FFFFFF" w:themeColor="background1"/>
                <w:sz w:val="14"/>
                <w:szCs w:val="14"/>
              </w:rPr>
              <w:t xml:space="preserve">IBM </w:t>
            </w:r>
            <w:r w:rsidR="00095158" w:rsidRPr="00577E0C">
              <w:rPr>
                <w:b/>
                <w:color w:val="FFFFFF" w:themeColor="background1"/>
                <w:sz w:val="14"/>
                <w:szCs w:val="14"/>
              </w:rPr>
              <w:t>DB2</w:t>
            </w:r>
          </w:p>
        </w:tc>
        <w:tc>
          <w:tcPr>
            <w:tcW w:w="908" w:type="dxa"/>
            <w:shd w:val="clear" w:color="auto" w:fill="00B0F0"/>
          </w:tcPr>
          <w:p w:rsidR="00095158" w:rsidRPr="00577E0C" w:rsidRDefault="00095158" w:rsidP="00577E0C">
            <w:pPr>
              <w:jc w:val="center"/>
              <w:rPr>
                <w:b/>
                <w:color w:val="FFFFFF" w:themeColor="background1"/>
                <w:sz w:val="14"/>
                <w:szCs w:val="14"/>
              </w:rPr>
            </w:pPr>
            <w:r w:rsidRPr="00577E0C">
              <w:rPr>
                <w:b/>
                <w:color w:val="FFFFFF" w:themeColor="background1"/>
                <w:sz w:val="14"/>
                <w:szCs w:val="14"/>
              </w:rPr>
              <w:t>Postgre</w:t>
            </w:r>
            <w:r w:rsidR="00577E0C" w:rsidRPr="00577E0C">
              <w:rPr>
                <w:b/>
                <w:color w:val="FFFFFF" w:themeColor="background1"/>
                <w:sz w:val="14"/>
                <w:szCs w:val="14"/>
              </w:rPr>
              <w:t>SQL</w:t>
            </w:r>
          </w:p>
        </w:tc>
      </w:tr>
      <w:tr w:rsidR="00095158" w:rsidRPr="00095158" w:rsidTr="00095158">
        <w:tc>
          <w:tcPr>
            <w:tcW w:w="2225" w:type="dxa"/>
          </w:tcPr>
          <w:p w:rsidR="00095158" w:rsidRPr="00095158" w:rsidRDefault="00095158" w:rsidP="00F15DFE">
            <w:pPr>
              <w:rPr>
                <w:sz w:val="16"/>
                <w:szCs w:val="16"/>
              </w:rPr>
            </w:pPr>
            <w:r w:rsidRPr="00095158">
              <w:rPr>
                <w:sz w:val="16"/>
                <w:szCs w:val="16"/>
              </w:rPr>
              <w:t>Absolute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Access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Accessible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Account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Action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Activate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Ada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Add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Admin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Advise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After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Against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Aggregate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Algorithm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All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All_Rows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Allocate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Allow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Alter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Analyse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Analyze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And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Any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Archive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Archivelog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Are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Array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Ascii</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Asensitive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Assertion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Associate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Asutime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Audit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Authenticated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Authorization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Authors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Auto_Increment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Autoextend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Autoextend_Size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Automatic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Auxiliary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Avg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Avg_Row_Length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Backup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Become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Before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Begin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Between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Bfile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Bigint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Binary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Binlog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Bit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Bit_Length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Bitmap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Block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Body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Bool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Boolean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Both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Btree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Bufferpool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Byte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Cache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Cache_Instances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Cancel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Capture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Cascade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Cascaded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Case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Cast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Catalog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Catalog_Name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Ccsid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Chained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Change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Changed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Char_Cs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Char_Length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Character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Character_Length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Charset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Check</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Checkpoint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Checksum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Choose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Chunk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Cipher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Class_Origin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Clear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Client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Clone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Close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Close_Cached_Open_Cursors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Cluster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Coalesce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Collate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Collation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Collection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Collid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Column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Column_Name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Columns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Comment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Commit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Committed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Compact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Compatibility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Complete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Completion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Composite_Limit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Compress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Compressed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Compute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Concat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Concurrent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Condition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Connect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Connect_Time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Connection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Consistent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Constraint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Constraint_Catalog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Constraint_Name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Constraint_Schema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Constraints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Contains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Contents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Continue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Contributors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Controlfile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Convert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Corresponding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Count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Cpu</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Cpu_Per_Call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Cpu_Per_Session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Create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Cross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Cube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Curren_User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Current_Date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Current_Lc_Ctype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Current_Path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Current_Schema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Current_Time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Current_Timestamp</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Current_User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Currval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Cursor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Cursor_Name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Cycle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Dangling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Database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Databases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Datafile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Datafiles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Dataobjno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Datetime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Day_Hour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Day_Microsecond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Day_Minute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Day_Second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Days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Dba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Dbhigh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Dbinfo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Dblow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Dbmac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Deallocate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Debug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Decimal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Declare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Default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Deferrable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Deferred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Definer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Degree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Delay_Key_Write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Delayed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Delete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Deref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Des_Key_File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Desc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Describe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Descriptor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Deterministic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Diagnostics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Directory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Disallow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Discard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Disconnect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Dismount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Distinct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Distinctrow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Distributed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Div</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Dml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Document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Domain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Double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Drop</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Dssize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Dual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Dump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Dumpfile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Duplicate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Dynamic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Each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Editproc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Else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Elseif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Enclosed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Encoding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Encryption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End-Exec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Ending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Enforce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Engine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Engines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Entry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Enum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Erase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Error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Errors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Escape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Escaped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Event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Events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Every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Except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Exception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Exceptions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Exchange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Excluding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Exclusive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Exec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Execute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Exists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Expansion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Expire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Explain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Extended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Extent_Size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Extents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External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Externally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Extract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Failed_Login_Attempts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False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Fast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Faults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Fenced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Fetch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Fieldproc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Fields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Final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First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First_Rows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Fixed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Flagger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Float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Float4</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Float8</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Flush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Force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Foreign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Fortran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Found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Frac_Second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Free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Freelist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Freelists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Freeze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From</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Full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Fulltext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Function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General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Generated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Geometry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Geometrycollection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Get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Get_Format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Global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Global_Name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Globally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Go</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Goto</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Grant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Grants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Group</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Groups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Handler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Hash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Hashkeys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Having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Header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Heap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Help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High_Priority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Hold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Hosts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Hour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Hour_Microsecond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Hour_Minute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Hour_Second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Hours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Identified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Identity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Idgenerators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Idle_Time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Ignore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Ignore_Server_Ids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Ilike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Immediate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Import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Include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Including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Inclusive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Increment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Ind_Partition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Index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Indexed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Indexes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Indicator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Inherit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Initial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Initial_Size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Initially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Initrans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Inner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Innobase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Innodb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Inout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Input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Insensitive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Insert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Insert_Method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Install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Instance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Instances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Instead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Int1</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Int2</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Int3</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Int4</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Int8</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Integer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Intermediate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Intersect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Interval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Into</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Invoker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Io_Thread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Ipc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Isnull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Isobid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Isolation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Isolation_Level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Issuer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Iterate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Jar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Join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Keep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Key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Key_Block_Size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Keys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Kill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Label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Language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Last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Layer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Lc_Ctype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Leading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Leave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Leaves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Left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Less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Level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Library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Like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Limit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Linear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Lines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Linestring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Link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List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Locale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Localtime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Localtimestamp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Locator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Locators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Locked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Lockmax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Locks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Locksize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Logfile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Logging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Logical_Reads_Per_Call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Logical_Reads_Per_Session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Logs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Longblob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Longtext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Loop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Low_Priority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Lower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Maintained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Manage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Master_Connect_Retry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Master_Heartbeat_Period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Master_Host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Master_Log_File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Master_Log_Pos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Master_Password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Master_Port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Master_Server_Id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Master_Ssl_Ca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Master_Ssl_Capath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Master_Ssl_Cert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Master_Ssl_Cipher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Master_Ssl_Key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Master_Ssl_Verify_Server_Cert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Master_User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Match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Materialized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Max_Connections_Per_Hour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Max_Queries_Per_Hour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Max_Rows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Max_Updates_Per_Hour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Max_User_Connections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Maxarchlogs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Maxdatafiles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Maxextents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Maxinstances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Maxlogfiles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Maxloghistory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Maxlogmembers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Maxtrans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Maxvalue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Medium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Mediumblob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Mediumint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Mediumtext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Member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Memory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Merge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Message_Text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Microsecond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Microseconds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Middleint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Migrate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Min_Rows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Minextents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Minimum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Minus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Minute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Minute_Microsecond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Minute_Second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Minutes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Minvalue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Mls_Label_Format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Mlslabel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Modifies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Modify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Module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Month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Months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Mount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Move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Mts_Dispatchers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Multilinestring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Multipoint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Multipolygon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Multiset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Mutex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Mysql_Errno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Names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National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Natural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Nchar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Nchar_Cs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Nclob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Ndb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Ndbcluster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Needed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Nested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Network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New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Next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Nextval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No_Wait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No_Write_To_Binlog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Noarchivelog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Noaudit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Nocache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Nocompress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Nocycle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Nodegroup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Noforce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Nologging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Nomaxvalue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Nominvalue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Noorder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Nooverride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Noparallel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Noreverse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Normal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Nosort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Nothing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Notnull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Nowait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Null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Nullif</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Nulls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Number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Numeric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Numparts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Nvarchar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Nvarchar2</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Obid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Object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Objno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Objno_Reuse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Octet_Length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Of</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Off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Offline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Offset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Oidindex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Old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Old_Password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One_Shot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Online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Only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Opcode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Open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Optimal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Optimization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Optimize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Optimizer_Goal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Optionally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Options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Order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Organization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Oslabel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Out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Outer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Outfile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Output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Overflow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Overlaps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Overlay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Own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Owner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Pack_Keys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Package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Padded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Parallel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Parameter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Parser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Partial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Partition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Partitioned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Partitioning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Partitions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Pascal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Password_Grace_Time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Password_Life_Time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Password_Lock_Time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Password_Reuse_Max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Password_Reuse_Time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Password_Verify_Function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Path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Pctfree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Pctincrease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Pctthreshold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Pctused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Pctversion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Percent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Period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Permanent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Phase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Piecesize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Placing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Plan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Plsql_Debug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Plugin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Plugins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Point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Polygon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Port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Position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Post_Transaction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Precision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Prepare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Preserve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Prev</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Prevval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Primary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Priqty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Private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Private_Sga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Privilege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Privileges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Procedure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Processlist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Profile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Profiles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Program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Proxy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Psid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Public</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Purge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Quarter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Query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Queryno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Queue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Quick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Quota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Range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Raw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Rba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Read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Read_Only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Read_Write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Reads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Readup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Real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Rebuild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Recover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Recoverable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Recovery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Redo_Buffer_Size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Redofile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Redundant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References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Referencing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Refresh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Regexp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Relative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Relay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Relay_Log_File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Relay_Log_Pos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Relay_Thread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Relaylog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Release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Reload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Remove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Reorganize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Repair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Repeat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Repeatable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Replace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Replication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Require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Reset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Resetlogs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Resignal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Resource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Restore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Restrict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Restricted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Result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Result_Set_Locator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Resume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Return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Returning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Returns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Reuse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Reverse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Revoke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Right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Rlike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Rollback</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Rollup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Round_Ceiling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Round_Down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Round_Floor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Round_Half_Down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Round_Half_Even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Round_Half_Up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Round_Up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Routine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Row_Format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Rowid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Rownum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Rows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Rowset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Rtree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Rule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Run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Sample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Savepoint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Sb4</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Scan_Instances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Schedule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Schema</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Schema_Name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Schemas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Scope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Scratchpad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Scroll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Sd_All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Sd_Inhibit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Sd_Show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Second</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Second_Microsecond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Seconds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Secqty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Section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Security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Seg_Block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Seg_File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Segment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Select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Sensitive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Separator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Sequence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Serial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Serializable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Server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Session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Session_Cached_Cursors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Session_User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Sessions_Per_User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Setof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Share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Shared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Shared_Pool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Show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Shrink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Shutdown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Signal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Signed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Similar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Simple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Size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Skip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Skip_Unusable_Indexes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Slave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Slow</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Smallint</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Snapshot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Socket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Some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Soname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Sort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Sounds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Source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Space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Spatial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Specific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Specification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Split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Sql_Big_Result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Sql_Buffer_Result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Sql_Cache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Sql_Calc_Found_Rows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Sql_No_Cache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Sql_Small_Result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Sql_Thread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Sql_Trace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Sql_Tsi_Day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Sql_Tsi_Frac_Second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Sql_Tsi_Hour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Sql_Tsi_Minute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Sql_Tsi_Month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Sql_Tsi_Quarter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Sql_Tsi_Second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Sql_Tsi_Week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Sql_Tsi_Year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Sqlca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Sqlcode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Sqlerror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Sqlexception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Sqlstate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Sqlwarning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Ssl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Standard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Standby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Start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Starting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Starts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Statement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Statement_Id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Static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Statistics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Status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Stay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Stogroup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Stop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Storage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Store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Stores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Straight_Join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String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Structure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Style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Subclass_Origin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Subject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Subpartition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Subpartitions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Substring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Successful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Sum</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Summary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Super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Suspend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Swaps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Switch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Switches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Synonym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Sys_Op_Enforce_Not_Null$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Sys_Op_Ntcimg$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Sysdate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Sysdba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Sysoper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System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System_User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Systimestamp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Table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Table_Checksum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Table_Name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Tablespace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Tablespace_No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Tabno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Temporary</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Temptable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Terminated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Than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The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Then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Thread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Time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Timestamp</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Timestampadd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Timestampdiff</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Timezone_Hour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Timezone_Minute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Tinyblob</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Tinyint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Tinytext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To</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Toplevel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Trace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Tracing</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Trailing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Transaction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Transitional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Translate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Translation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Treat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Trigger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Triggers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Trim</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F15DFE">
        <w:tc>
          <w:tcPr>
            <w:tcW w:w="2225" w:type="dxa"/>
          </w:tcPr>
          <w:p w:rsidR="00095158" w:rsidRPr="00095158" w:rsidRDefault="00095158" w:rsidP="00F15DFE">
            <w:pPr>
              <w:rPr>
                <w:sz w:val="16"/>
                <w:szCs w:val="16"/>
              </w:rPr>
            </w:pPr>
            <w:r w:rsidRPr="00095158">
              <w:rPr>
                <w:sz w:val="16"/>
                <w:szCs w:val="16"/>
              </w:rPr>
              <w:t>True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Truncate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Tx</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Type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Types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Ub2</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Uba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Unarchived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Uncommitted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Undefined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Undo</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Undo_Buffer_Size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Undofile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Unicode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Uninstall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Union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Unique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Unknown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Unlimited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Unlock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Unrecoverable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Unsigned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Until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Unusable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Unused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Updatable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Update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Upgrade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Upper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Usage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Use_Frm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User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User_Resources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Using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Utc_Date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Utc_Time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Utc_Timestamp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Validate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Validation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Validproc</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Value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Values</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Varbinary</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Varchar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Varchar2</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Varcharacter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Variable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Variables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Variant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Varying</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Vcat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Verbose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View</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Volatile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Volumes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Wait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Warnings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Week</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When</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Whenever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Where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Y</w:t>
            </w:r>
          </w:p>
        </w:tc>
      </w:tr>
      <w:tr w:rsidR="00095158" w:rsidRPr="00095158" w:rsidTr="00095158">
        <w:tc>
          <w:tcPr>
            <w:tcW w:w="2225" w:type="dxa"/>
          </w:tcPr>
          <w:p w:rsidR="00095158" w:rsidRPr="00095158" w:rsidRDefault="00095158" w:rsidP="00F15DFE">
            <w:pPr>
              <w:rPr>
                <w:sz w:val="16"/>
                <w:szCs w:val="16"/>
              </w:rPr>
            </w:pPr>
            <w:r w:rsidRPr="00095158">
              <w:rPr>
                <w:sz w:val="16"/>
                <w:szCs w:val="16"/>
              </w:rPr>
              <w:t>While</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With</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Without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Wlm</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Work</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Wrapper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Write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Writedown</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Writeup</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X509</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Xa</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Xid</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Xml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Xmlcast</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Xmlexists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Xmlnamespaces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Xor</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Year</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Year_Month</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Years</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Zerofill</w:t>
            </w:r>
          </w:p>
        </w:tc>
        <w:tc>
          <w:tcPr>
            <w:tcW w:w="835" w:type="dxa"/>
          </w:tcPr>
          <w:p w:rsidR="00095158" w:rsidRPr="00095158" w:rsidRDefault="00095158" w:rsidP="00577E0C">
            <w:pPr>
              <w:jc w:val="center"/>
              <w:rPr>
                <w:sz w:val="16"/>
                <w:szCs w:val="16"/>
              </w:rPr>
            </w:pPr>
            <w:r w:rsidRPr="00095158">
              <w:rPr>
                <w:sz w:val="16"/>
                <w:szCs w:val="16"/>
              </w:rPr>
              <w:t>N</w:t>
            </w:r>
          </w:p>
        </w:tc>
        <w:tc>
          <w:tcPr>
            <w:tcW w:w="862" w:type="dxa"/>
          </w:tcPr>
          <w:p w:rsidR="00095158" w:rsidRPr="00095158" w:rsidRDefault="00095158" w:rsidP="00577E0C">
            <w:pPr>
              <w:jc w:val="center"/>
              <w:rPr>
                <w:sz w:val="16"/>
                <w:szCs w:val="16"/>
              </w:rPr>
            </w:pPr>
            <w:r w:rsidRPr="00095158">
              <w:rPr>
                <w:sz w:val="16"/>
                <w:szCs w:val="16"/>
              </w:rPr>
              <w:t>N</w:t>
            </w:r>
          </w:p>
        </w:tc>
        <w:tc>
          <w:tcPr>
            <w:tcW w:w="893" w:type="dxa"/>
          </w:tcPr>
          <w:p w:rsidR="00095158" w:rsidRPr="00095158" w:rsidRDefault="00095158" w:rsidP="00577E0C">
            <w:pPr>
              <w:jc w:val="center"/>
              <w:rPr>
                <w:sz w:val="16"/>
                <w:szCs w:val="16"/>
              </w:rPr>
            </w:pPr>
            <w:r w:rsidRPr="00095158">
              <w:rPr>
                <w:sz w:val="16"/>
                <w:szCs w:val="16"/>
              </w:rPr>
              <w:t>N</w:t>
            </w:r>
          </w:p>
        </w:tc>
        <w:tc>
          <w:tcPr>
            <w:tcW w:w="867" w:type="dxa"/>
          </w:tcPr>
          <w:p w:rsidR="00095158" w:rsidRPr="00095158" w:rsidRDefault="00095158" w:rsidP="00577E0C">
            <w:pPr>
              <w:jc w:val="center"/>
              <w:rPr>
                <w:sz w:val="16"/>
                <w:szCs w:val="16"/>
              </w:rPr>
            </w:pPr>
            <w:r w:rsidRPr="00095158">
              <w:rPr>
                <w:sz w:val="16"/>
                <w:szCs w:val="16"/>
              </w:rPr>
              <w:t>Y</w:t>
            </w:r>
          </w:p>
        </w:tc>
        <w:tc>
          <w:tcPr>
            <w:tcW w:w="880" w:type="dxa"/>
          </w:tcPr>
          <w:p w:rsidR="00095158" w:rsidRPr="00095158" w:rsidRDefault="00095158" w:rsidP="00577E0C">
            <w:pPr>
              <w:jc w:val="center"/>
              <w:rPr>
                <w:sz w:val="16"/>
                <w:szCs w:val="16"/>
              </w:rPr>
            </w:pPr>
            <w:r w:rsidRPr="00095158">
              <w:rPr>
                <w:sz w:val="16"/>
                <w:szCs w:val="16"/>
              </w:rPr>
              <w:t>N</w:t>
            </w:r>
          </w:p>
        </w:tc>
        <w:tc>
          <w:tcPr>
            <w:tcW w:w="820" w:type="dxa"/>
          </w:tcPr>
          <w:p w:rsidR="00095158" w:rsidRPr="00095158" w:rsidRDefault="00095158" w:rsidP="00577E0C">
            <w:pPr>
              <w:jc w:val="center"/>
              <w:rPr>
                <w:sz w:val="16"/>
                <w:szCs w:val="16"/>
              </w:rPr>
            </w:pPr>
            <w:r w:rsidRPr="00095158">
              <w:rPr>
                <w:sz w:val="16"/>
                <w:szCs w:val="16"/>
              </w:rPr>
              <w:t>N</w:t>
            </w:r>
          </w:p>
        </w:tc>
        <w:tc>
          <w:tcPr>
            <w:tcW w:w="908" w:type="dxa"/>
          </w:tcPr>
          <w:p w:rsidR="00095158" w:rsidRPr="00095158" w:rsidRDefault="00095158" w:rsidP="00577E0C">
            <w:pPr>
              <w:jc w:val="center"/>
              <w:rPr>
                <w:sz w:val="16"/>
                <w:szCs w:val="16"/>
              </w:rPr>
            </w:pPr>
            <w:r w:rsidRPr="00095158">
              <w:rPr>
                <w:sz w:val="16"/>
                <w:szCs w:val="16"/>
              </w:rPr>
              <w:t>N</w:t>
            </w:r>
          </w:p>
        </w:tc>
      </w:tr>
      <w:tr w:rsidR="00095158" w:rsidRPr="00095158" w:rsidTr="00095158">
        <w:tc>
          <w:tcPr>
            <w:tcW w:w="2225" w:type="dxa"/>
          </w:tcPr>
          <w:p w:rsidR="00095158" w:rsidRPr="00095158" w:rsidRDefault="00095158" w:rsidP="00F15DFE">
            <w:pPr>
              <w:rPr>
                <w:sz w:val="16"/>
                <w:szCs w:val="16"/>
              </w:rPr>
            </w:pPr>
            <w:r w:rsidRPr="00095158">
              <w:rPr>
                <w:sz w:val="16"/>
                <w:szCs w:val="16"/>
              </w:rPr>
              <w:t>Zone</w:t>
            </w:r>
          </w:p>
        </w:tc>
        <w:tc>
          <w:tcPr>
            <w:tcW w:w="835" w:type="dxa"/>
          </w:tcPr>
          <w:p w:rsidR="00095158" w:rsidRPr="00095158" w:rsidRDefault="00095158" w:rsidP="00577E0C">
            <w:pPr>
              <w:jc w:val="center"/>
              <w:rPr>
                <w:sz w:val="16"/>
                <w:szCs w:val="16"/>
              </w:rPr>
            </w:pPr>
            <w:r w:rsidRPr="00095158">
              <w:rPr>
                <w:sz w:val="16"/>
                <w:szCs w:val="16"/>
              </w:rPr>
              <w:t>Y</w:t>
            </w:r>
          </w:p>
        </w:tc>
        <w:tc>
          <w:tcPr>
            <w:tcW w:w="862" w:type="dxa"/>
          </w:tcPr>
          <w:p w:rsidR="00095158" w:rsidRPr="00095158" w:rsidRDefault="00095158" w:rsidP="00577E0C">
            <w:pPr>
              <w:jc w:val="center"/>
              <w:rPr>
                <w:sz w:val="16"/>
                <w:szCs w:val="16"/>
              </w:rPr>
            </w:pPr>
            <w:r w:rsidRPr="00095158">
              <w:rPr>
                <w:sz w:val="16"/>
                <w:szCs w:val="16"/>
              </w:rPr>
              <w:t>Y</w:t>
            </w:r>
          </w:p>
        </w:tc>
        <w:tc>
          <w:tcPr>
            <w:tcW w:w="893" w:type="dxa"/>
          </w:tcPr>
          <w:p w:rsidR="00095158" w:rsidRPr="00095158" w:rsidRDefault="00095158" w:rsidP="00577E0C">
            <w:pPr>
              <w:jc w:val="center"/>
              <w:rPr>
                <w:sz w:val="16"/>
                <w:szCs w:val="16"/>
              </w:rPr>
            </w:pPr>
            <w:r w:rsidRPr="00095158">
              <w:rPr>
                <w:sz w:val="16"/>
                <w:szCs w:val="16"/>
              </w:rPr>
              <w:t>Y</w:t>
            </w:r>
          </w:p>
        </w:tc>
        <w:tc>
          <w:tcPr>
            <w:tcW w:w="867" w:type="dxa"/>
          </w:tcPr>
          <w:p w:rsidR="00095158" w:rsidRPr="00095158" w:rsidRDefault="00095158" w:rsidP="00577E0C">
            <w:pPr>
              <w:jc w:val="center"/>
              <w:rPr>
                <w:sz w:val="16"/>
                <w:szCs w:val="16"/>
              </w:rPr>
            </w:pPr>
            <w:r w:rsidRPr="00095158">
              <w:rPr>
                <w:sz w:val="16"/>
                <w:szCs w:val="16"/>
              </w:rPr>
              <w:t>N</w:t>
            </w:r>
          </w:p>
        </w:tc>
        <w:tc>
          <w:tcPr>
            <w:tcW w:w="880" w:type="dxa"/>
          </w:tcPr>
          <w:p w:rsidR="00095158" w:rsidRPr="00095158" w:rsidRDefault="00095158" w:rsidP="00577E0C">
            <w:pPr>
              <w:jc w:val="center"/>
              <w:rPr>
                <w:sz w:val="16"/>
                <w:szCs w:val="16"/>
              </w:rPr>
            </w:pPr>
            <w:r w:rsidRPr="00095158">
              <w:rPr>
                <w:sz w:val="16"/>
                <w:szCs w:val="16"/>
              </w:rPr>
              <w:t>Y</w:t>
            </w:r>
          </w:p>
        </w:tc>
        <w:tc>
          <w:tcPr>
            <w:tcW w:w="820" w:type="dxa"/>
          </w:tcPr>
          <w:p w:rsidR="00095158" w:rsidRPr="00095158" w:rsidRDefault="00095158" w:rsidP="00577E0C">
            <w:pPr>
              <w:jc w:val="center"/>
              <w:rPr>
                <w:sz w:val="16"/>
                <w:szCs w:val="16"/>
              </w:rPr>
            </w:pPr>
            <w:r w:rsidRPr="00095158">
              <w:rPr>
                <w:sz w:val="16"/>
                <w:szCs w:val="16"/>
              </w:rPr>
              <w:t>Y</w:t>
            </w:r>
          </w:p>
        </w:tc>
        <w:tc>
          <w:tcPr>
            <w:tcW w:w="908" w:type="dxa"/>
          </w:tcPr>
          <w:p w:rsidR="00095158" w:rsidRPr="00095158" w:rsidRDefault="00095158" w:rsidP="00577E0C">
            <w:pPr>
              <w:jc w:val="center"/>
              <w:rPr>
                <w:sz w:val="16"/>
                <w:szCs w:val="16"/>
              </w:rPr>
            </w:pPr>
            <w:r w:rsidRPr="00095158">
              <w:rPr>
                <w:sz w:val="16"/>
                <w:szCs w:val="16"/>
              </w:rPr>
              <w:t>N</w:t>
            </w:r>
          </w:p>
        </w:tc>
      </w:tr>
    </w:tbl>
    <w:p w:rsidR="001C78B0" w:rsidRDefault="001C78B0" w:rsidP="00475950">
      <w:pPr>
        <w:pStyle w:val="Heading2"/>
        <w:rPr>
          <w:rFonts w:eastAsia="Times New Roman"/>
          <w:lang w:eastAsia="en-GB"/>
        </w:rPr>
      </w:pPr>
    </w:p>
    <w:p w:rsidR="001C78B0" w:rsidRDefault="001C78B0">
      <w:pPr>
        <w:rPr>
          <w:rFonts w:eastAsia="Times New Roman" w:cstheme="majorBidi"/>
          <w:color w:val="595959" w:themeColor="text1" w:themeTint="A6"/>
          <w:sz w:val="36"/>
          <w:szCs w:val="26"/>
          <w:lang w:eastAsia="en-GB"/>
        </w:rPr>
      </w:pPr>
      <w:r>
        <w:rPr>
          <w:rFonts w:eastAsia="Times New Roman"/>
          <w:lang w:eastAsia="en-GB"/>
        </w:rPr>
        <w:br w:type="page"/>
      </w:r>
    </w:p>
    <w:p w:rsidR="00475950" w:rsidRDefault="00475950" w:rsidP="00475950">
      <w:pPr>
        <w:pStyle w:val="Heading2"/>
        <w:rPr>
          <w:rFonts w:eastAsia="Times New Roman"/>
          <w:lang w:eastAsia="en-GB"/>
        </w:rPr>
      </w:pPr>
      <w:bookmarkStart w:id="142" w:name="_Toc444694152"/>
      <w:r>
        <w:rPr>
          <w:rFonts w:eastAsia="Times New Roman"/>
          <w:lang w:eastAsia="en-GB"/>
        </w:rPr>
        <w:t>Glossary</w:t>
      </w:r>
      <w:bookmarkEnd w:id="142"/>
    </w:p>
    <w:tbl>
      <w:tblPr>
        <w:tblStyle w:val="TableGrid"/>
        <w:tblW w:w="8500" w:type="dxa"/>
        <w:tblLook w:val="04A0" w:firstRow="1" w:lastRow="0" w:firstColumn="1" w:lastColumn="0" w:noHBand="0" w:noVBand="1"/>
      </w:tblPr>
      <w:tblGrid>
        <w:gridCol w:w="1980"/>
        <w:gridCol w:w="6520"/>
      </w:tblGrid>
      <w:tr w:rsidR="00F00274" w:rsidRPr="004C4888" w:rsidTr="001C78B0">
        <w:trPr>
          <w:tblHeader/>
        </w:trPr>
        <w:tc>
          <w:tcPr>
            <w:tcW w:w="1980" w:type="dxa"/>
            <w:shd w:val="clear" w:color="auto" w:fill="00B0F0"/>
          </w:tcPr>
          <w:p w:rsidR="00F00274" w:rsidRPr="004C4888" w:rsidRDefault="00F00274" w:rsidP="001C78B0">
            <w:pPr>
              <w:rPr>
                <w:b/>
                <w:color w:val="FFFFFF" w:themeColor="background1"/>
              </w:rPr>
            </w:pPr>
            <w:r>
              <w:rPr>
                <w:b/>
                <w:color w:val="FFFFFF" w:themeColor="background1"/>
              </w:rPr>
              <w:t>Term</w:t>
            </w:r>
          </w:p>
        </w:tc>
        <w:tc>
          <w:tcPr>
            <w:tcW w:w="6520" w:type="dxa"/>
            <w:shd w:val="clear" w:color="auto" w:fill="00B0F0"/>
          </w:tcPr>
          <w:p w:rsidR="00F00274" w:rsidRPr="004C4888" w:rsidRDefault="00F00274" w:rsidP="001C78B0">
            <w:pPr>
              <w:rPr>
                <w:b/>
                <w:color w:val="FFFFFF" w:themeColor="background1"/>
              </w:rPr>
            </w:pPr>
            <w:r>
              <w:rPr>
                <w:b/>
                <w:color w:val="FFFFFF" w:themeColor="background1"/>
              </w:rPr>
              <w:t>Definition</w:t>
            </w:r>
          </w:p>
        </w:tc>
      </w:tr>
      <w:tr w:rsidR="00F00274" w:rsidTr="001C78B0">
        <w:tc>
          <w:tcPr>
            <w:tcW w:w="1980" w:type="dxa"/>
          </w:tcPr>
          <w:p w:rsidR="00F00274" w:rsidRDefault="00F00274" w:rsidP="001C78B0">
            <w:r>
              <w:t>1NF</w:t>
            </w:r>
          </w:p>
        </w:tc>
        <w:tc>
          <w:tcPr>
            <w:tcW w:w="6520" w:type="dxa"/>
          </w:tcPr>
          <w:p w:rsidR="00F00274" w:rsidRDefault="00F00274" w:rsidP="001C78B0">
            <w:r>
              <w:t>First normal form (see the Normalisation appendix)</w:t>
            </w:r>
          </w:p>
        </w:tc>
      </w:tr>
      <w:tr w:rsidR="00F00274" w:rsidTr="001C78B0">
        <w:tc>
          <w:tcPr>
            <w:tcW w:w="1980" w:type="dxa"/>
          </w:tcPr>
          <w:p w:rsidR="00F00274" w:rsidRDefault="00F00274" w:rsidP="001C78B0">
            <w:r>
              <w:t>2NF</w:t>
            </w:r>
          </w:p>
        </w:tc>
        <w:tc>
          <w:tcPr>
            <w:tcW w:w="6520" w:type="dxa"/>
          </w:tcPr>
          <w:p w:rsidR="00F00274" w:rsidRDefault="00F00274" w:rsidP="001C78B0">
            <w:r>
              <w:t>Second normal form (see the Normalisation appendix)</w:t>
            </w:r>
          </w:p>
        </w:tc>
      </w:tr>
      <w:tr w:rsidR="00F00274" w:rsidTr="001C78B0">
        <w:tc>
          <w:tcPr>
            <w:tcW w:w="1980" w:type="dxa"/>
          </w:tcPr>
          <w:p w:rsidR="00F00274" w:rsidRDefault="00F00274" w:rsidP="001C78B0">
            <w:r>
              <w:t>3.5NF</w:t>
            </w:r>
          </w:p>
        </w:tc>
        <w:tc>
          <w:tcPr>
            <w:tcW w:w="6520" w:type="dxa"/>
          </w:tcPr>
          <w:p w:rsidR="00F00274" w:rsidRDefault="00F00274" w:rsidP="001C78B0">
            <w:r>
              <w:t>See BCNF</w:t>
            </w:r>
          </w:p>
        </w:tc>
      </w:tr>
      <w:tr w:rsidR="00F00274" w:rsidTr="001C78B0">
        <w:tc>
          <w:tcPr>
            <w:tcW w:w="1980" w:type="dxa"/>
          </w:tcPr>
          <w:p w:rsidR="00F00274" w:rsidRDefault="00F00274" w:rsidP="001C78B0">
            <w:r>
              <w:t>3NF</w:t>
            </w:r>
          </w:p>
        </w:tc>
        <w:tc>
          <w:tcPr>
            <w:tcW w:w="6520" w:type="dxa"/>
          </w:tcPr>
          <w:p w:rsidR="00F00274" w:rsidRDefault="00F00274" w:rsidP="001C78B0">
            <w:r>
              <w:t>Third normal form (see the Normalisation appendix)</w:t>
            </w:r>
          </w:p>
        </w:tc>
      </w:tr>
      <w:tr w:rsidR="00F00274" w:rsidTr="001C78B0">
        <w:tc>
          <w:tcPr>
            <w:tcW w:w="1980" w:type="dxa"/>
          </w:tcPr>
          <w:p w:rsidR="00F00274" w:rsidRDefault="00F00274" w:rsidP="001C78B0">
            <w:r>
              <w:t>4NF</w:t>
            </w:r>
          </w:p>
        </w:tc>
        <w:tc>
          <w:tcPr>
            <w:tcW w:w="6520" w:type="dxa"/>
          </w:tcPr>
          <w:p w:rsidR="00F00274" w:rsidRDefault="00F00274" w:rsidP="001C78B0">
            <w:r>
              <w:t>Fourth normal form (see the Normalisation appendix)</w:t>
            </w:r>
          </w:p>
        </w:tc>
      </w:tr>
      <w:tr w:rsidR="00F00274" w:rsidTr="001C78B0">
        <w:tc>
          <w:tcPr>
            <w:tcW w:w="1980" w:type="dxa"/>
          </w:tcPr>
          <w:p w:rsidR="00F00274" w:rsidRDefault="00F00274" w:rsidP="001C78B0">
            <w:r>
              <w:t>5NF</w:t>
            </w:r>
          </w:p>
        </w:tc>
        <w:tc>
          <w:tcPr>
            <w:tcW w:w="6520" w:type="dxa"/>
          </w:tcPr>
          <w:p w:rsidR="00F00274" w:rsidRDefault="00F00274" w:rsidP="001C78B0">
            <w:r>
              <w:t>Fifth normal form (see the Normalisation appendix)</w:t>
            </w:r>
          </w:p>
        </w:tc>
      </w:tr>
      <w:tr w:rsidR="00F00274" w:rsidTr="001C78B0">
        <w:tc>
          <w:tcPr>
            <w:tcW w:w="1980" w:type="dxa"/>
          </w:tcPr>
          <w:p w:rsidR="00F00274" w:rsidRDefault="00F00274" w:rsidP="001C78B0">
            <w:r>
              <w:t>6NF</w:t>
            </w:r>
          </w:p>
        </w:tc>
        <w:tc>
          <w:tcPr>
            <w:tcW w:w="6520" w:type="dxa"/>
          </w:tcPr>
          <w:p w:rsidR="00F00274" w:rsidRDefault="00F00274" w:rsidP="001C78B0">
            <w:r>
              <w:t>Sixth normal form (see the Normalisation appendix)</w:t>
            </w:r>
          </w:p>
        </w:tc>
      </w:tr>
      <w:tr w:rsidR="00F00274" w:rsidTr="001C78B0">
        <w:tc>
          <w:tcPr>
            <w:tcW w:w="1980" w:type="dxa"/>
          </w:tcPr>
          <w:p w:rsidR="00F00274" w:rsidRDefault="00F00274" w:rsidP="001C78B0">
            <w:r>
              <w:t>Abbreviation</w:t>
            </w:r>
          </w:p>
        </w:tc>
        <w:tc>
          <w:tcPr>
            <w:tcW w:w="6520" w:type="dxa"/>
          </w:tcPr>
          <w:p w:rsidR="00F00274" w:rsidRDefault="00F00274" w:rsidP="001C78B0">
            <w:r>
              <w:t>A shortened version of a word or phrase, generally by removing or substituting some characters</w:t>
            </w:r>
          </w:p>
        </w:tc>
      </w:tr>
      <w:tr w:rsidR="00F00274" w:rsidTr="001C78B0">
        <w:tc>
          <w:tcPr>
            <w:tcW w:w="1980" w:type="dxa"/>
          </w:tcPr>
          <w:p w:rsidR="00F00274" w:rsidRDefault="00F00274" w:rsidP="001C78B0">
            <w:r>
              <w:t>ABM</w:t>
            </w:r>
          </w:p>
        </w:tc>
        <w:tc>
          <w:tcPr>
            <w:tcW w:w="6520" w:type="dxa"/>
          </w:tcPr>
          <w:p w:rsidR="00F00274" w:rsidRDefault="00F00274" w:rsidP="001C78B0">
            <w:r>
              <w:t>Application Business Message, the format of data that is sent from or received by an application that is specific to it</w:t>
            </w:r>
          </w:p>
        </w:tc>
      </w:tr>
      <w:tr w:rsidR="00F00274" w:rsidTr="001C78B0">
        <w:tc>
          <w:tcPr>
            <w:tcW w:w="1980" w:type="dxa"/>
          </w:tcPr>
          <w:p w:rsidR="00F00274" w:rsidRDefault="00F00274" w:rsidP="001C78B0">
            <w:r>
              <w:t>Acronym</w:t>
            </w:r>
          </w:p>
        </w:tc>
        <w:tc>
          <w:tcPr>
            <w:tcW w:w="6520" w:type="dxa"/>
          </w:tcPr>
          <w:p w:rsidR="00F00274" w:rsidRDefault="00F00274" w:rsidP="001C78B0">
            <w:r>
              <w:t>A word formed from the first or a few key letters in a series of words</w:t>
            </w:r>
          </w:p>
        </w:tc>
      </w:tr>
      <w:tr w:rsidR="00F00274" w:rsidTr="001C78B0">
        <w:tc>
          <w:tcPr>
            <w:tcW w:w="1980" w:type="dxa"/>
          </w:tcPr>
          <w:p w:rsidR="00F00274" w:rsidRDefault="00F00274" w:rsidP="001C78B0">
            <w:r>
              <w:t>ALDM</w:t>
            </w:r>
          </w:p>
        </w:tc>
        <w:tc>
          <w:tcPr>
            <w:tcW w:w="6520" w:type="dxa"/>
          </w:tcPr>
          <w:p w:rsidR="00F00274" w:rsidRDefault="00F00274" w:rsidP="001C78B0">
            <w:r>
              <w:t>See Application Logical Data Model</w:t>
            </w:r>
          </w:p>
        </w:tc>
      </w:tr>
      <w:tr w:rsidR="00F00274" w:rsidTr="001C78B0">
        <w:tc>
          <w:tcPr>
            <w:tcW w:w="1980" w:type="dxa"/>
          </w:tcPr>
          <w:p w:rsidR="00F00274" w:rsidRDefault="00F00274" w:rsidP="001C78B0">
            <w:r>
              <w:t>ANSI</w:t>
            </w:r>
          </w:p>
        </w:tc>
        <w:tc>
          <w:tcPr>
            <w:tcW w:w="6520" w:type="dxa"/>
          </w:tcPr>
          <w:p w:rsidR="00F00274" w:rsidRDefault="00F00274" w:rsidP="001C78B0">
            <w:r>
              <w:t>American National Standards Institute, an external body that maintains standards, notably SQL</w:t>
            </w:r>
          </w:p>
        </w:tc>
      </w:tr>
      <w:tr w:rsidR="00F00274" w:rsidTr="001C78B0">
        <w:tc>
          <w:tcPr>
            <w:tcW w:w="1980" w:type="dxa"/>
          </w:tcPr>
          <w:p w:rsidR="00F00274" w:rsidRDefault="00F00274" w:rsidP="001C78B0">
            <w:r>
              <w:t>API</w:t>
            </w:r>
          </w:p>
        </w:tc>
        <w:tc>
          <w:tcPr>
            <w:tcW w:w="6520" w:type="dxa"/>
          </w:tcPr>
          <w:p w:rsidR="00F00274" w:rsidRDefault="00F00274" w:rsidP="001C78B0">
            <w:r>
              <w:t>Application Programming Interface, an open interface</w:t>
            </w:r>
          </w:p>
        </w:tc>
      </w:tr>
      <w:tr w:rsidR="00F00274" w:rsidTr="001C78B0">
        <w:tc>
          <w:tcPr>
            <w:tcW w:w="1980" w:type="dxa"/>
          </w:tcPr>
          <w:p w:rsidR="00F00274" w:rsidRDefault="00F00274" w:rsidP="001C78B0">
            <w:r>
              <w:t>Application Data Model</w:t>
            </w:r>
          </w:p>
        </w:tc>
        <w:tc>
          <w:tcPr>
            <w:tcW w:w="6520" w:type="dxa"/>
          </w:tcPr>
          <w:p w:rsidR="00F00274" w:rsidRDefault="00F00274" w:rsidP="001C78B0">
            <w:r>
              <w:t>An Enterprise Architecture model, shows application data entities, used to relate applications to their business concepts</w:t>
            </w:r>
          </w:p>
        </w:tc>
      </w:tr>
      <w:tr w:rsidR="00F00274" w:rsidTr="001C78B0">
        <w:tc>
          <w:tcPr>
            <w:tcW w:w="1980" w:type="dxa"/>
          </w:tcPr>
          <w:p w:rsidR="00F00274" w:rsidRDefault="00F00274" w:rsidP="001C78B0">
            <w:r>
              <w:t>Application Logical Data Model</w:t>
            </w:r>
          </w:p>
        </w:tc>
        <w:tc>
          <w:tcPr>
            <w:tcW w:w="6520" w:type="dxa"/>
          </w:tcPr>
          <w:p w:rsidR="00F00274" w:rsidRDefault="00F00274" w:rsidP="001C78B0">
            <w:r>
              <w:t>A data model that shows how information in a particular system is structured, independently from its physical implementation</w:t>
            </w:r>
          </w:p>
        </w:tc>
      </w:tr>
      <w:tr w:rsidR="00F00274" w:rsidTr="001C78B0">
        <w:tc>
          <w:tcPr>
            <w:tcW w:w="1980" w:type="dxa"/>
          </w:tcPr>
          <w:p w:rsidR="00F00274" w:rsidRDefault="00F00274" w:rsidP="001C78B0">
            <w:r>
              <w:t>Application (Data) Object</w:t>
            </w:r>
          </w:p>
        </w:tc>
        <w:tc>
          <w:tcPr>
            <w:tcW w:w="6520" w:type="dxa"/>
          </w:tcPr>
          <w:p w:rsidR="00F00274" w:rsidRDefault="00F00274" w:rsidP="001C78B0">
            <w:r>
              <w:t>An entity that a specific application holds information about</w:t>
            </w:r>
            <w:r w:rsidR="00B9194C">
              <w:t>.</w:t>
            </w:r>
          </w:p>
        </w:tc>
      </w:tr>
      <w:tr w:rsidR="00F00274" w:rsidTr="001C78B0">
        <w:tc>
          <w:tcPr>
            <w:tcW w:w="1980" w:type="dxa"/>
          </w:tcPr>
          <w:p w:rsidR="00F00274" w:rsidRDefault="00F00274" w:rsidP="001C78B0">
            <w:r>
              <w:t>Application Physical Data Model</w:t>
            </w:r>
          </w:p>
        </w:tc>
        <w:tc>
          <w:tcPr>
            <w:tcW w:w="6520" w:type="dxa"/>
          </w:tcPr>
          <w:p w:rsidR="00F00274" w:rsidRDefault="00975339" w:rsidP="001C78B0">
            <w:r>
              <w:t>A data model that describes the physical implementation of data in a specific application</w:t>
            </w:r>
          </w:p>
        </w:tc>
      </w:tr>
      <w:tr w:rsidR="00F00274" w:rsidTr="001C78B0">
        <w:tc>
          <w:tcPr>
            <w:tcW w:w="1980" w:type="dxa"/>
          </w:tcPr>
          <w:p w:rsidR="00F00274" w:rsidRDefault="00F00274" w:rsidP="001C78B0">
            <w:r>
              <w:t>Artefact</w:t>
            </w:r>
          </w:p>
        </w:tc>
        <w:tc>
          <w:tcPr>
            <w:tcW w:w="6520" w:type="dxa"/>
          </w:tcPr>
          <w:p w:rsidR="00F00274" w:rsidRDefault="00975339" w:rsidP="001C78B0">
            <w:r>
              <w:t>An enterprise architecture object that represents a physical data object such as a file, field, table or message</w:t>
            </w:r>
          </w:p>
        </w:tc>
      </w:tr>
      <w:tr w:rsidR="00F00274" w:rsidTr="001C78B0">
        <w:tc>
          <w:tcPr>
            <w:tcW w:w="1980" w:type="dxa"/>
          </w:tcPr>
          <w:p w:rsidR="00F00274" w:rsidRDefault="00F00274" w:rsidP="001C78B0">
            <w:r>
              <w:t>Association Relationship</w:t>
            </w:r>
          </w:p>
        </w:tc>
        <w:tc>
          <w:tcPr>
            <w:tcW w:w="6520" w:type="dxa"/>
          </w:tcPr>
          <w:p w:rsidR="00F00274" w:rsidRDefault="00975339" w:rsidP="001C78B0">
            <w:r>
              <w:t>An enterprise architecture relationship that shows that two entities are related. Association is the weakest type of relationship, it has no direction and implies no behaviour</w:t>
            </w:r>
          </w:p>
        </w:tc>
      </w:tr>
      <w:tr w:rsidR="00F00274" w:rsidTr="001C78B0">
        <w:tc>
          <w:tcPr>
            <w:tcW w:w="1980" w:type="dxa"/>
          </w:tcPr>
          <w:p w:rsidR="00F00274" w:rsidRDefault="00F00274" w:rsidP="001C78B0">
            <w:r>
              <w:t>Attribute</w:t>
            </w:r>
          </w:p>
        </w:tc>
        <w:tc>
          <w:tcPr>
            <w:tcW w:w="6520" w:type="dxa"/>
          </w:tcPr>
          <w:p w:rsidR="00F00274" w:rsidRDefault="00F00274" w:rsidP="001C78B0">
            <w:r>
              <w:t>A fact that is known about an entity. An attribute is the logical equivalent of a column</w:t>
            </w:r>
          </w:p>
        </w:tc>
      </w:tr>
      <w:tr w:rsidR="00F00274" w:rsidTr="001C78B0">
        <w:tc>
          <w:tcPr>
            <w:tcW w:w="1980" w:type="dxa"/>
          </w:tcPr>
          <w:p w:rsidR="00F00274" w:rsidRDefault="00F00274" w:rsidP="001C78B0">
            <w:r>
              <w:t>Audit Field</w:t>
            </w:r>
          </w:p>
        </w:tc>
        <w:tc>
          <w:tcPr>
            <w:tcW w:w="6520" w:type="dxa"/>
          </w:tcPr>
          <w:p w:rsidR="00F00274" w:rsidRDefault="00975339" w:rsidP="001C78B0">
            <w:r>
              <w:t>A column that is added to a table that captures information about its lineage, such as the date or time it was updated, and users responsible for changes</w:t>
            </w:r>
          </w:p>
        </w:tc>
      </w:tr>
      <w:tr w:rsidR="00F00274" w:rsidTr="001C78B0">
        <w:tc>
          <w:tcPr>
            <w:tcW w:w="1980" w:type="dxa"/>
          </w:tcPr>
          <w:p w:rsidR="00F00274" w:rsidRDefault="00F00274" w:rsidP="001C78B0">
            <w:r>
              <w:t>Barker Notation</w:t>
            </w:r>
          </w:p>
        </w:tc>
        <w:tc>
          <w:tcPr>
            <w:tcW w:w="6520" w:type="dxa"/>
          </w:tcPr>
          <w:p w:rsidR="00F00274" w:rsidRDefault="00975339" w:rsidP="001C78B0">
            <w:r>
              <w:t>A data modelling notation</w:t>
            </w:r>
          </w:p>
        </w:tc>
      </w:tr>
      <w:tr w:rsidR="00F00274" w:rsidTr="001C78B0">
        <w:tc>
          <w:tcPr>
            <w:tcW w:w="1980" w:type="dxa"/>
          </w:tcPr>
          <w:p w:rsidR="00F00274" w:rsidRDefault="00F00274" w:rsidP="001C78B0">
            <w:r>
              <w:t>Base (Layer)</w:t>
            </w:r>
          </w:p>
        </w:tc>
        <w:tc>
          <w:tcPr>
            <w:tcW w:w="6520" w:type="dxa"/>
          </w:tcPr>
          <w:p w:rsidR="00F00274" w:rsidRDefault="00975339" w:rsidP="001C78B0">
            <w:r>
              <w:t>A data warehouse layer that stores data in a centralised, normalised structure</w:t>
            </w:r>
          </w:p>
        </w:tc>
      </w:tr>
      <w:tr w:rsidR="00F00274" w:rsidTr="001C78B0">
        <w:tc>
          <w:tcPr>
            <w:tcW w:w="1980" w:type="dxa"/>
          </w:tcPr>
          <w:p w:rsidR="00F00274" w:rsidRDefault="00F00274" w:rsidP="001C78B0">
            <w:r>
              <w:t>BCNF</w:t>
            </w:r>
          </w:p>
        </w:tc>
        <w:tc>
          <w:tcPr>
            <w:tcW w:w="6520" w:type="dxa"/>
          </w:tcPr>
          <w:p w:rsidR="00F00274" w:rsidRDefault="00F00274" w:rsidP="001C78B0">
            <w:r>
              <w:t>Boyce-Codd normal form (see the Normalisation appendix)</w:t>
            </w:r>
          </w:p>
        </w:tc>
      </w:tr>
      <w:tr w:rsidR="00F00274" w:rsidTr="001C78B0">
        <w:tc>
          <w:tcPr>
            <w:tcW w:w="1980" w:type="dxa"/>
          </w:tcPr>
          <w:p w:rsidR="00F00274" w:rsidRDefault="00F00274" w:rsidP="001C78B0">
            <w:r>
              <w:t>Boolean</w:t>
            </w:r>
          </w:p>
        </w:tc>
        <w:tc>
          <w:tcPr>
            <w:tcW w:w="6520" w:type="dxa"/>
          </w:tcPr>
          <w:p w:rsidR="00F00274" w:rsidRDefault="00975339" w:rsidP="001C78B0">
            <w:r>
              <w:t>A yes/no field</w:t>
            </w:r>
          </w:p>
        </w:tc>
      </w:tr>
      <w:tr w:rsidR="00B86204" w:rsidTr="001C78B0">
        <w:tc>
          <w:tcPr>
            <w:tcW w:w="1980" w:type="dxa"/>
          </w:tcPr>
          <w:p w:rsidR="00B86204" w:rsidRDefault="00B86204" w:rsidP="001C78B0">
            <w:r>
              <w:t>Business Key</w:t>
            </w:r>
          </w:p>
        </w:tc>
        <w:tc>
          <w:tcPr>
            <w:tcW w:w="6520" w:type="dxa"/>
          </w:tcPr>
          <w:p w:rsidR="00B86204" w:rsidRDefault="00B86204" w:rsidP="001C78B0">
            <w:r>
              <w:t>A code that is recognised by the business as the identifier of an object</w:t>
            </w:r>
          </w:p>
        </w:tc>
      </w:tr>
      <w:tr w:rsidR="00F00274" w:rsidTr="001C78B0">
        <w:tc>
          <w:tcPr>
            <w:tcW w:w="1980" w:type="dxa"/>
          </w:tcPr>
          <w:p w:rsidR="00F00274" w:rsidRDefault="00F00274" w:rsidP="001C78B0">
            <w:r>
              <w:t>Business Object</w:t>
            </w:r>
          </w:p>
        </w:tc>
        <w:tc>
          <w:tcPr>
            <w:tcW w:w="6520" w:type="dxa"/>
          </w:tcPr>
          <w:p w:rsidR="00F00274" w:rsidRDefault="00F00274" w:rsidP="001C78B0">
            <w:r>
              <w:t>A thing that the business know facts about</w:t>
            </w:r>
          </w:p>
        </w:tc>
      </w:tr>
      <w:tr w:rsidR="00F547A2" w:rsidTr="001C78B0">
        <w:tc>
          <w:tcPr>
            <w:tcW w:w="1980" w:type="dxa"/>
          </w:tcPr>
          <w:p w:rsidR="00F547A2" w:rsidRDefault="00F547A2" w:rsidP="001C78B0">
            <w:r>
              <w:t>Camel Case</w:t>
            </w:r>
          </w:p>
        </w:tc>
        <w:tc>
          <w:tcPr>
            <w:tcW w:w="6520" w:type="dxa"/>
          </w:tcPr>
          <w:p w:rsidR="00F547A2" w:rsidRDefault="00F547A2" w:rsidP="00F547A2">
            <w:r>
              <w:t>Naming an object with the first letter of each word, except the first word in uppercase and the remainder in lowercase. exampleOfCamelCase</w:t>
            </w:r>
          </w:p>
        </w:tc>
      </w:tr>
      <w:tr w:rsidR="00F00274" w:rsidTr="001C78B0">
        <w:tc>
          <w:tcPr>
            <w:tcW w:w="1980" w:type="dxa"/>
          </w:tcPr>
          <w:p w:rsidR="00F00274" w:rsidRDefault="00F00274" w:rsidP="001C78B0">
            <w:r>
              <w:t>Candidate Key</w:t>
            </w:r>
          </w:p>
        </w:tc>
        <w:tc>
          <w:tcPr>
            <w:tcW w:w="6520" w:type="dxa"/>
          </w:tcPr>
          <w:p w:rsidR="00F00274" w:rsidRDefault="00975339" w:rsidP="00975339">
            <w:r>
              <w:t>A potential combination of attributes used to uniquely identify an entity</w:t>
            </w:r>
          </w:p>
        </w:tc>
      </w:tr>
      <w:tr w:rsidR="00F00274" w:rsidTr="001C78B0">
        <w:tc>
          <w:tcPr>
            <w:tcW w:w="1980" w:type="dxa"/>
          </w:tcPr>
          <w:p w:rsidR="00F00274" w:rsidRDefault="00F00274" w:rsidP="001C78B0">
            <w:r>
              <w:t>Cardinality</w:t>
            </w:r>
          </w:p>
        </w:tc>
        <w:tc>
          <w:tcPr>
            <w:tcW w:w="6520" w:type="dxa"/>
          </w:tcPr>
          <w:p w:rsidR="00F00274" w:rsidRDefault="00975339" w:rsidP="001C78B0">
            <w:r>
              <w:t xml:space="preserve">The quantifier of a relationship between entities, the cardinality expresses how many of entity </w:t>
            </w:r>
            <w:r w:rsidRPr="00975339">
              <w:rPr>
                <w:i/>
              </w:rPr>
              <w:t>x</w:t>
            </w:r>
            <w:r>
              <w:t xml:space="preserve"> relate to how many of entity </w:t>
            </w:r>
            <w:r w:rsidRPr="00975339">
              <w:rPr>
                <w:i/>
              </w:rPr>
              <w:t>y</w:t>
            </w:r>
          </w:p>
        </w:tc>
      </w:tr>
      <w:tr w:rsidR="00F00274" w:rsidTr="001C78B0">
        <w:tc>
          <w:tcPr>
            <w:tcW w:w="1980" w:type="dxa"/>
          </w:tcPr>
          <w:p w:rsidR="00F00274" w:rsidRDefault="00F00274" w:rsidP="001C78B0">
            <w:r>
              <w:t>CDM</w:t>
            </w:r>
          </w:p>
        </w:tc>
        <w:tc>
          <w:tcPr>
            <w:tcW w:w="6520" w:type="dxa"/>
          </w:tcPr>
          <w:p w:rsidR="00F00274" w:rsidRDefault="00993DF9" w:rsidP="001C78B0">
            <w:r>
              <w:t>See Conceptual Data Model</w:t>
            </w:r>
          </w:p>
        </w:tc>
      </w:tr>
      <w:tr w:rsidR="00F00274" w:rsidTr="001C78B0">
        <w:tc>
          <w:tcPr>
            <w:tcW w:w="1980" w:type="dxa"/>
          </w:tcPr>
          <w:p w:rsidR="00F00274" w:rsidRDefault="00F00274" w:rsidP="001C78B0">
            <w:r>
              <w:t>Column</w:t>
            </w:r>
          </w:p>
        </w:tc>
        <w:tc>
          <w:tcPr>
            <w:tcW w:w="6520" w:type="dxa"/>
          </w:tcPr>
          <w:p w:rsidR="00F00274" w:rsidRDefault="00F00274" w:rsidP="001C78B0">
            <w:r>
              <w:t>A fact held against a row in a table</w:t>
            </w:r>
          </w:p>
        </w:tc>
      </w:tr>
      <w:tr w:rsidR="00F00274" w:rsidTr="001C78B0">
        <w:tc>
          <w:tcPr>
            <w:tcW w:w="1980" w:type="dxa"/>
          </w:tcPr>
          <w:p w:rsidR="00F00274" w:rsidRDefault="00F00274" w:rsidP="001C78B0">
            <w:r>
              <w:t>Comment</w:t>
            </w:r>
          </w:p>
        </w:tc>
        <w:tc>
          <w:tcPr>
            <w:tcW w:w="6520" w:type="dxa"/>
          </w:tcPr>
          <w:p w:rsidR="00F00274" w:rsidRDefault="00993DF9" w:rsidP="001C78B0">
            <w:r>
              <w:t>An annotation that is held against a database object</w:t>
            </w:r>
          </w:p>
        </w:tc>
      </w:tr>
      <w:tr w:rsidR="00F00274" w:rsidTr="001C78B0">
        <w:tc>
          <w:tcPr>
            <w:tcW w:w="1980" w:type="dxa"/>
          </w:tcPr>
          <w:p w:rsidR="00F00274" w:rsidRDefault="00F00274" w:rsidP="001C78B0">
            <w:r>
              <w:t>Conceptual Data Model</w:t>
            </w:r>
          </w:p>
        </w:tc>
        <w:tc>
          <w:tcPr>
            <w:tcW w:w="6520" w:type="dxa"/>
          </w:tcPr>
          <w:p w:rsidR="00F00274" w:rsidRDefault="00993DF9" w:rsidP="001C78B0">
            <w:r>
              <w:t>A high level system agnostic data model that depicts business objects and their relationships</w:t>
            </w:r>
          </w:p>
        </w:tc>
      </w:tr>
      <w:tr w:rsidR="00F00274" w:rsidTr="001C78B0">
        <w:tc>
          <w:tcPr>
            <w:tcW w:w="1980" w:type="dxa"/>
          </w:tcPr>
          <w:p w:rsidR="00F00274" w:rsidRDefault="00F00274" w:rsidP="001C78B0">
            <w:r>
              <w:t>Configuration (Layer)</w:t>
            </w:r>
          </w:p>
        </w:tc>
        <w:tc>
          <w:tcPr>
            <w:tcW w:w="6520" w:type="dxa"/>
          </w:tcPr>
          <w:p w:rsidR="00F00274" w:rsidRDefault="00993DF9" w:rsidP="001C78B0">
            <w:r>
              <w:t>A collection of data warehouse objects that drive the behaviour of processes</w:t>
            </w:r>
          </w:p>
        </w:tc>
      </w:tr>
      <w:tr w:rsidR="00F00274" w:rsidTr="001C78B0">
        <w:tc>
          <w:tcPr>
            <w:tcW w:w="1980" w:type="dxa"/>
          </w:tcPr>
          <w:p w:rsidR="00F00274" w:rsidRDefault="00F00274" w:rsidP="001C78B0">
            <w:r>
              <w:t>Constraint</w:t>
            </w:r>
          </w:p>
        </w:tc>
        <w:tc>
          <w:tcPr>
            <w:tcW w:w="6520" w:type="dxa"/>
          </w:tcPr>
          <w:p w:rsidR="00F00274" w:rsidRDefault="00993DF9" w:rsidP="001C78B0">
            <w:r>
              <w:t>A condition that is evaluated against database actions</w:t>
            </w:r>
          </w:p>
        </w:tc>
      </w:tr>
      <w:tr w:rsidR="00F00274" w:rsidTr="001C78B0">
        <w:tc>
          <w:tcPr>
            <w:tcW w:w="1980" w:type="dxa"/>
          </w:tcPr>
          <w:p w:rsidR="00F00274" w:rsidRDefault="00F00274" w:rsidP="001C78B0">
            <w:r>
              <w:t>COTS</w:t>
            </w:r>
          </w:p>
        </w:tc>
        <w:tc>
          <w:tcPr>
            <w:tcW w:w="6520" w:type="dxa"/>
          </w:tcPr>
          <w:p w:rsidR="00F00274" w:rsidRDefault="00993DF9" w:rsidP="001C78B0">
            <w:r>
              <w:t>Commercial Off The Shelf, a pre-packaged solution that can be bought</w:t>
            </w:r>
          </w:p>
        </w:tc>
      </w:tr>
      <w:tr w:rsidR="00F00274" w:rsidTr="001C78B0">
        <w:tc>
          <w:tcPr>
            <w:tcW w:w="1980" w:type="dxa"/>
          </w:tcPr>
          <w:p w:rsidR="00F00274" w:rsidRDefault="00F00274" w:rsidP="001C78B0">
            <w:r>
              <w:t>Data Architecture</w:t>
            </w:r>
          </w:p>
        </w:tc>
        <w:tc>
          <w:tcPr>
            <w:tcW w:w="6520" w:type="dxa"/>
          </w:tcPr>
          <w:p w:rsidR="00F00274" w:rsidRDefault="00993DF9" w:rsidP="001C78B0">
            <w:r>
              <w:t>A discipline that defines policies, rules and models that manage and describe the enterprise’s information assets</w:t>
            </w:r>
          </w:p>
        </w:tc>
      </w:tr>
      <w:tr w:rsidR="00F00274" w:rsidTr="001C78B0">
        <w:tc>
          <w:tcPr>
            <w:tcW w:w="1980" w:type="dxa"/>
          </w:tcPr>
          <w:p w:rsidR="00F00274" w:rsidRDefault="00F00274" w:rsidP="001C78B0">
            <w:r>
              <w:t>Data Warehouse</w:t>
            </w:r>
          </w:p>
        </w:tc>
        <w:tc>
          <w:tcPr>
            <w:tcW w:w="6520" w:type="dxa"/>
          </w:tcPr>
          <w:p w:rsidR="00F00274" w:rsidRDefault="00993DF9" w:rsidP="00993DF9">
            <w:r>
              <w:t>A collection of information whose primary use is reporting and analytics, where data is sourced from multiple source systems and stored in a non-volatile data structure.</w:t>
            </w:r>
          </w:p>
        </w:tc>
      </w:tr>
      <w:tr w:rsidR="00F00274" w:rsidTr="001C78B0">
        <w:tc>
          <w:tcPr>
            <w:tcW w:w="1980" w:type="dxa"/>
          </w:tcPr>
          <w:p w:rsidR="00F00274" w:rsidRDefault="00F00274" w:rsidP="001C78B0">
            <w:r>
              <w:t>Data Warehouse Layer</w:t>
            </w:r>
          </w:p>
        </w:tc>
        <w:tc>
          <w:tcPr>
            <w:tcW w:w="6520" w:type="dxa"/>
          </w:tcPr>
          <w:p w:rsidR="00F00274" w:rsidRDefault="00993DF9" w:rsidP="001C78B0">
            <w:r>
              <w:t>A logical grouping of data warehouse objects that represents its position in the information pipeline. A data warehouse generally contains landing and staging schemas that handle unprocessed data, a base layer where it is normalised, and a presentation layer where information is optimised for analytics.</w:t>
            </w:r>
          </w:p>
        </w:tc>
      </w:tr>
      <w:tr w:rsidR="00F00274" w:rsidTr="001C78B0">
        <w:tc>
          <w:tcPr>
            <w:tcW w:w="1980" w:type="dxa"/>
          </w:tcPr>
          <w:p w:rsidR="00F00274" w:rsidRDefault="00F00274" w:rsidP="001C78B0">
            <w:r>
              <w:t>Datatype</w:t>
            </w:r>
          </w:p>
        </w:tc>
        <w:tc>
          <w:tcPr>
            <w:tcW w:w="6520" w:type="dxa"/>
          </w:tcPr>
          <w:p w:rsidR="00F00274" w:rsidRDefault="00993DF9" w:rsidP="00993DF9">
            <w:r>
              <w:t>The datatype defines the storage method, acceptable content and format of an attribute.</w:t>
            </w:r>
          </w:p>
        </w:tc>
      </w:tr>
      <w:tr w:rsidR="00F00274" w:rsidTr="001C78B0">
        <w:tc>
          <w:tcPr>
            <w:tcW w:w="1980" w:type="dxa"/>
          </w:tcPr>
          <w:p w:rsidR="00F00274" w:rsidRDefault="00F00274" w:rsidP="001C78B0">
            <w:r>
              <w:t>DB2</w:t>
            </w:r>
          </w:p>
        </w:tc>
        <w:tc>
          <w:tcPr>
            <w:tcW w:w="6520" w:type="dxa"/>
          </w:tcPr>
          <w:p w:rsidR="00F00274" w:rsidRDefault="00993DF9" w:rsidP="001C78B0">
            <w:r>
              <w:t>A database technology provided by IBM</w:t>
            </w:r>
          </w:p>
        </w:tc>
      </w:tr>
      <w:tr w:rsidR="00EB3645" w:rsidTr="001C78B0">
        <w:tc>
          <w:tcPr>
            <w:tcW w:w="1980" w:type="dxa"/>
          </w:tcPr>
          <w:p w:rsidR="00EB3645" w:rsidRDefault="00EB3645" w:rsidP="001C78B0">
            <w:r>
              <w:t>De-normalised</w:t>
            </w:r>
          </w:p>
        </w:tc>
        <w:tc>
          <w:tcPr>
            <w:tcW w:w="6520" w:type="dxa"/>
          </w:tcPr>
          <w:p w:rsidR="00EB3645" w:rsidRDefault="00EB3645" w:rsidP="00993DF9">
            <w:r>
              <w:t>The process of reintroducing data duplication and redundancy to optimise data for end user consumption</w:t>
            </w:r>
          </w:p>
        </w:tc>
      </w:tr>
      <w:tr w:rsidR="00F00274" w:rsidTr="001C78B0">
        <w:tc>
          <w:tcPr>
            <w:tcW w:w="1980" w:type="dxa"/>
          </w:tcPr>
          <w:p w:rsidR="00F00274" w:rsidRDefault="00F00274" w:rsidP="001C78B0">
            <w:r>
              <w:t>Definition</w:t>
            </w:r>
          </w:p>
        </w:tc>
        <w:tc>
          <w:tcPr>
            <w:tcW w:w="6520" w:type="dxa"/>
          </w:tcPr>
          <w:p w:rsidR="00F00274" w:rsidRDefault="00993DF9" w:rsidP="00993DF9">
            <w:r>
              <w:t>The description of an object</w:t>
            </w:r>
          </w:p>
        </w:tc>
      </w:tr>
      <w:tr w:rsidR="00F00274" w:rsidTr="001C78B0">
        <w:tc>
          <w:tcPr>
            <w:tcW w:w="1980" w:type="dxa"/>
          </w:tcPr>
          <w:p w:rsidR="00F00274" w:rsidRDefault="00F00274" w:rsidP="001C78B0">
            <w:r>
              <w:t>Degenerate Dimension</w:t>
            </w:r>
          </w:p>
        </w:tc>
        <w:tc>
          <w:tcPr>
            <w:tcW w:w="6520" w:type="dxa"/>
          </w:tcPr>
          <w:p w:rsidR="00F00274" w:rsidRDefault="00993DF9" w:rsidP="001C78B0">
            <w:r>
              <w:t>An attribute that (after de-normalisation) ceases to be a unique identifier but that still has business value</w:t>
            </w:r>
          </w:p>
        </w:tc>
      </w:tr>
      <w:tr w:rsidR="00F00274" w:rsidTr="001C78B0">
        <w:tc>
          <w:tcPr>
            <w:tcW w:w="1980" w:type="dxa"/>
          </w:tcPr>
          <w:p w:rsidR="00F00274" w:rsidRDefault="00F00274" w:rsidP="001C78B0">
            <w:r>
              <w:t>Dimension Table</w:t>
            </w:r>
          </w:p>
        </w:tc>
        <w:tc>
          <w:tcPr>
            <w:tcW w:w="6520" w:type="dxa"/>
          </w:tcPr>
          <w:p w:rsidR="00F00274" w:rsidRDefault="00993DF9" w:rsidP="00EB3645">
            <w:r>
              <w:t xml:space="preserve">A de-normalised table, optimised for reporting, and which describes an object that is referenced by a fact. Dimension tables generally </w:t>
            </w:r>
            <w:r w:rsidR="00EB3645">
              <w:t>contain</w:t>
            </w:r>
            <w:r>
              <w:t xml:space="preserve"> reference data and master data</w:t>
            </w:r>
          </w:p>
        </w:tc>
      </w:tr>
      <w:tr w:rsidR="00F00274" w:rsidTr="001C78B0">
        <w:tc>
          <w:tcPr>
            <w:tcW w:w="1980" w:type="dxa"/>
          </w:tcPr>
          <w:p w:rsidR="00F00274" w:rsidRDefault="00F00274" w:rsidP="001C78B0">
            <w:r>
              <w:t>Dimensional Model</w:t>
            </w:r>
          </w:p>
        </w:tc>
        <w:tc>
          <w:tcPr>
            <w:tcW w:w="6520" w:type="dxa"/>
          </w:tcPr>
          <w:p w:rsidR="00F00274" w:rsidRDefault="00EB3645" w:rsidP="001C78B0">
            <w:r>
              <w:t>A data model that is optimised for reporting. A dimensional model is generally a de-normalised star-schema or snowflake schema</w:t>
            </w:r>
          </w:p>
        </w:tc>
      </w:tr>
      <w:tr w:rsidR="00F00274" w:rsidTr="001C78B0">
        <w:tc>
          <w:tcPr>
            <w:tcW w:w="1980" w:type="dxa"/>
          </w:tcPr>
          <w:p w:rsidR="00F00274" w:rsidRDefault="00F00274" w:rsidP="001C78B0">
            <w:r>
              <w:t>EBM</w:t>
            </w:r>
          </w:p>
        </w:tc>
        <w:tc>
          <w:tcPr>
            <w:tcW w:w="6520" w:type="dxa"/>
          </w:tcPr>
          <w:p w:rsidR="00F00274" w:rsidRDefault="00EB3645" w:rsidP="001C78B0">
            <w:r>
              <w:t>Enterprise Business Message, a system agnostic message format that is the basis of a Service Oriented Architecture</w:t>
            </w:r>
          </w:p>
        </w:tc>
      </w:tr>
      <w:tr w:rsidR="00F00274" w:rsidTr="001C78B0">
        <w:tc>
          <w:tcPr>
            <w:tcW w:w="1980" w:type="dxa"/>
          </w:tcPr>
          <w:p w:rsidR="00F00274" w:rsidRDefault="00F00274" w:rsidP="001C78B0">
            <w:r>
              <w:t>ELDM</w:t>
            </w:r>
          </w:p>
        </w:tc>
        <w:tc>
          <w:tcPr>
            <w:tcW w:w="6520" w:type="dxa"/>
          </w:tcPr>
          <w:p w:rsidR="00F00274" w:rsidRDefault="00EB3645" w:rsidP="001C78B0">
            <w:r>
              <w:t>See Enterprise Logical Data Model</w:t>
            </w:r>
          </w:p>
        </w:tc>
      </w:tr>
      <w:tr w:rsidR="00F00274" w:rsidTr="001C78B0">
        <w:tc>
          <w:tcPr>
            <w:tcW w:w="1980" w:type="dxa"/>
          </w:tcPr>
          <w:p w:rsidR="00F00274" w:rsidRDefault="00F00274" w:rsidP="001C78B0">
            <w:r>
              <w:t>Element</w:t>
            </w:r>
          </w:p>
        </w:tc>
        <w:tc>
          <w:tcPr>
            <w:tcW w:w="6520" w:type="dxa"/>
          </w:tcPr>
          <w:p w:rsidR="00F00274" w:rsidRDefault="00F00274" w:rsidP="001C78B0">
            <w:r>
              <w:t>A table, column, entity or attribute</w:t>
            </w:r>
          </w:p>
        </w:tc>
      </w:tr>
      <w:tr w:rsidR="00F00274" w:rsidTr="001C78B0">
        <w:tc>
          <w:tcPr>
            <w:tcW w:w="1980" w:type="dxa"/>
          </w:tcPr>
          <w:p w:rsidR="00F00274" w:rsidRDefault="00F00274" w:rsidP="001C78B0">
            <w:r>
              <w:t>Enterprise Architecture</w:t>
            </w:r>
          </w:p>
        </w:tc>
        <w:tc>
          <w:tcPr>
            <w:tcW w:w="6520" w:type="dxa"/>
          </w:tcPr>
          <w:p w:rsidR="00F00274" w:rsidRDefault="00EB3645" w:rsidP="00EB3645">
            <w:r>
              <w:t>A discipline that describes the components of an organisation, their interactions and goals</w:t>
            </w:r>
          </w:p>
        </w:tc>
      </w:tr>
      <w:tr w:rsidR="00F00274" w:rsidTr="001C78B0">
        <w:tc>
          <w:tcPr>
            <w:tcW w:w="1980" w:type="dxa"/>
          </w:tcPr>
          <w:p w:rsidR="00F00274" w:rsidRDefault="00F00274" w:rsidP="001C78B0">
            <w:r>
              <w:t>Enterprise Logical Data Model</w:t>
            </w:r>
          </w:p>
        </w:tc>
        <w:tc>
          <w:tcPr>
            <w:tcW w:w="6520" w:type="dxa"/>
          </w:tcPr>
          <w:p w:rsidR="00F00274" w:rsidRDefault="00EB3645" w:rsidP="001C78B0">
            <w:r>
              <w:t>Enterprise Logical Data Model, a logical data model that describes the enterprise standard default data structure</w:t>
            </w:r>
          </w:p>
        </w:tc>
      </w:tr>
      <w:tr w:rsidR="00F00274" w:rsidTr="001C78B0">
        <w:tc>
          <w:tcPr>
            <w:tcW w:w="1980" w:type="dxa"/>
          </w:tcPr>
          <w:p w:rsidR="00F00274" w:rsidRDefault="00F00274" w:rsidP="001C78B0">
            <w:r>
              <w:t>Entity</w:t>
            </w:r>
          </w:p>
        </w:tc>
        <w:tc>
          <w:tcPr>
            <w:tcW w:w="6520" w:type="dxa"/>
          </w:tcPr>
          <w:p w:rsidR="00F00274" w:rsidRDefault="00EB3645" w:rsidP="001C78B0">
            <w:r>
              <w:t>In a logical model, an entity is a representation of a table, an object that has properties (attributes) assigned to it</w:t>
            </w:r>
          </w:p>
        </w:tc>
      </w:tr>
      <w:tr w:rsidR="00F00274" w:rsidTr="001C78B0">
        <w:tc>
          <w:tcPr>
            <w:tcW w:w="1980" w:type="dxa"/>
          </w:tcPr>
          <w:p w:rsidR="00F00274" w:rsidRDefault="00F00274" w:rsidP="001C78B0">
            <w:r>
              <w:t>External Model</w:t>
            </w:r>
          </w:p>
        </w:tc>
        <w:tc>
          <w:tcPr>
            <w:tcW w:w="6520" w:type="dxa"/>
          </w:tcPr>
          <w:p w:rsidR="00F00274" w:rsidRDefault="00EB3645" w:rsidP="001C78B0">
            <w:r>
              <w:t>A data model that is provided by a third party</w:t>
            </w:r>
          </w:p>
        </w:tc>
      </w:tr>
      <w:tr w:rsidR="00F00274" w:rsidTr="001C78B0">
        <w:tc>
          <w:tcPr>
            <w:tcW w:w="1980" w:type="dxa"/>
          </w:tcPr>
          <w:p w:rsidR="00F00274" w:rsidRDefault="00F00274" w:rsidP="001C78B0">
            <w:r>
              <w:t>Fact Table</w:t>
            </w:r>
          </w:p>
        </w:tc>
        <w:tc>
          <w:tcPr>
            <w:tcW w:w="6520" w:type="dxa"/>
          </w:tcPr>
          <w:p w:rsidR="00F00274" w:rsidRDefault="00EB3645" w:rsidP="001C78B0">
            <w:r>
              <w:t>In a dimensional model, a fact table holds details about a business event or process</w:t>
            </w:r>
          </w:p>
        </w:tc>
      </w:tr>
      <w:tr w:rsidR="00F00274" w:rsidTr="001C78B0">
        <w:tc>
          <w:tcPr>
            <w:tcW w:w="1980" w:type="dxa"/>
          </w:tcPr>
          <w:p w:rsidR="00F00274" w:rsidRDefault="00F00274" w:rsidP="001C78B0">
            <w:r>
              <w:t>Foreign Key</w:t>
            </w:r>
          </w:p>
        </w:tc>
        <w:tc>
          <w:tcPr>
            <w:tcW w:w="6520" w:type="dxa"/>
          </w:tcPr>
          <w:p w:rsidR="00F00274" w:rsidRDefault="00EB3645" w:rsidP="001C78B0">
            <w:r>
              <w:t>An attribute, or group of attributes that is used to join to another entity</w:t>
            </w:r>
          </w:p>
        </w:tc>
      </w:tr>
      <w:tr w:rsidR="00F00274" w:rsidTr="001C78B0">
        <w:tc>
          <w:tcPr>
            <w:tcW w:w="1980" w:type="dxa"/>
          </w:tcPr>
          <w:p w:rsidR="00F00274" w:rsidRDefault="00F00274" w:rsidP="001C78B0">
            <w:r>
              <w:t>Governance</w:t>
            </w:r>
          </w:p>
        </w:tc>
        <w:tc>
          <w:tcPr>
            <w:tcW w:w="6520" w:type="dxa"/>
          </w:tcPr>
          <w:p w:rsidR="00F00274" w:rsidRDefault="00EB3645" w:rsidP="001C78B0">
            <w:r>
              <w:t>An organisation that manages policy and compliance</w:t>
            </w:r>
          </w:p>
        </w:tc>
      </w:tr>
      <w:tr w:rsidR="00F00274" w:rsidTr="001C78B0">
        <w:tc>
          <w:tcPr>
            <w:tcW w:w="1980" w:type="dxa"/>
          </w:tcPr>
          <w:p w:rsidR="00F00274" w:rsidRDefault="00F00274" w:rsidP="001C78B0">
            <w:r>
              <w:t>IDEF1X</w:t>
            </w:r>
          </w:p>
        </w:tc>
        <w:tc>
          <w:tcPr>
            <w:tcW w:w="6520" w:type="dxa"/>
          </w:tcPr>
          <w:p w:rsidR="00F00274" w:rsidRDefault="00EB3645" w:rsidP="00EB3645">
            <w:r>
              <w:t>Integration Definition for Information Modelling, a modelling standard that includes a data modelling notation</w:t>
            </w:r>
          </w:p>
        </w:tc>
      </w:tr>
      <w:tr w:rsidR="00F00274" w:rsidTr="001C78B0">
        <w:tc>
          <w:tcPr>
            <w:tcW w:w="1980" w:type="dxa"/>
          </w:tcPr>
          <w:p w:rsidR="00F00274" w:rsidRDefault="00F00274" w:rsidP="001C78B0">
            <w:r>
              <w:t>Identifying Relationship</w:t>
            </w:r>
          </w:p>
        </w:tc>
        <w:tc>
          <w:tcPr>
            <w:tcW w:w="6520" w:type="dxa"/>
          </w:tcPr>
          <w:p w:rsidR="00F00274" w:rsidRDefault="00EB3645" w:rsidP="001C78B0">
            <w:r>
              <w:t>A relationship between entities where part of the primary key of an object is the key of another object</w:t>
            </w:r>
          </w:p>
        </w:tc>
      </w:tr>
      <w:tr w:rsidR="00F00274" w:rsidTr="001C78B0">
        <w:tc>
          <w:tcPr>
            <w:tcW w:w="1980" w:type="dxa"/>
          </w:tcPr>
          <w:p w:rsidR="00F00274" w:rsidRDefault="00F00274" w:rsidP="001C78B0">
            <w:r>
              <w:t>IE</w:t>
            </w:r>
          </w:p>
        </w:tc>
        <w:tc>
          <w:tcPr>
            <w:tcW w:w="6520" w:type="dxa"/>
          </w:tcPr>
          <w:p w:rsidR="00F00274" w:rsidRDefault="00EB3645" w:rsidP="001C78B0">
            <w:r>
              <w:t>See Information Engineering</w:t>
            </w:r>
          </w:p>
        </w:tc>
      </w:tr>
      <w:tr w:rsidR="00F00274" w:rsidTr="001C78B0">
        <w:tc>
          <w:tcPr>
            <w:tcW w:w="1980" w:type="dxa"/>
          </w:tcPr>
          <w:p w:rsidR="00F00274" w:rsidRDefault="00F00274" w:rsidP="001C78B0">
            <w:r>
              <w:t>Information Engineering</w:t>
            </w:r>
          </w:p>
        </w:tc>
        <w:tc>
          <w:tcPr>
            <w:tcW w:w="6520" w:type="dxa"/>
          </w:tcPr>
          <w:p w:rsidR="00F00274" w:rsidRDefault="00EB3645" w:rsidP="001C78B0">
            <w:r>
              <w:t>A data modelling notation</w:t>
            </w:r>
          </w:p>
        </w:tc>
      </w:tr>
      <w:tr w:rsidR="00F00274" w:rsidTr="001C78B0">
        <w:tc>
          <w:tcPr>
            <w:tcW w:w="1980" w:type="dxa"/>
          </w:tcPr>
          <w:p w:rsidR="00F00274" w:rsidRDefault="00F00274" w:rsidP="001C78B0">
            <w:r>
              <w:t>Initialism</w:t>
            </w:r>
          </w:p>
        </w:tc>
        <w:tc>
          <w:tcPr>
            <w:tcW w:w="6520" w:type="dxa"/>
          </w:tcPr>
          <w:p w:rsidR="00F00274" w:rsidRDefault="00F00274" w:rsidP="001C78B0">
            <w:r>
              <w:t>An acronym constructed from the first letters of a sequence of words</w:t>
            </w:r>
          </w:p>
        </w:tc>
      </w:tr>
      <w:tr w:rsidR="00F00274" w:rsidTr="001C78B0">
        <w:tc>
          <w:tcPr>
            <w:tcW w:w="1980" w:type="dxa"/>
          </w:tcPr>
          <w:p w:rsidR="00F00274" w:rsidRDefault="00F00274" w:rsidP="001C78B0">
            <w:r>
              <w:t>Intersect Entity</w:t>
            </w:r>
          </w:p>
        </w:tc>
        <w:tc>
          <w:tcPr>
            <w:tcW w:w="6520" w:type="dxa"/>
          </w:tcPr>
          <w:p w:rsidR="00F00274" w:rsidRDefault="00DB2DB8" w:rsidP="00DB2DB8">
            <w:r>
              <w:t>An entity that exists to link two entities</w:t>
            </w:r>
          </w:p>
        </w:tc>
      </w:tr>
      <w:tr w:rsidR="00F00274" w:rsidTr="001C78B0">
        <w:tc>
          <w:tcPr>
            <w:tcW w:w="1980" w:type="dxa"/>
          </w:tcPr>
          <w:p w:rsidR="00F00274" w:rsidRDefault="00F00274" w:rsidP="001C78B0">
            <w:r>
              <w:t>ISO</w:t>
            </w:r>
          </w:p>
        </w:tc>
        <w:tc>
          <w:tcPr>
            <w:tcW w:w="6520" w:type="dxa"/>
          </w:tcPr>
          <w:p w:rsidR="00F00274" w:rsidRDefault="00F00274" w:rsidP="001C78B0">
            <w:r>
              <w:t>The International Standards Organisation, a body that maintains external standards</w:t>
            </w:r>
          </w:p>
        </w:tc>
      </w:tr>
      <w:tr w:rsidR="00F00274" w:rsidTr="001C78B0">
        <w:tc>
          <w:tcPr>
            <w:tcW w:w="1980" w:type="dxa"/>
          </w:tcPr>
          <w:p w:rsidR="00F00274" w:rsidRDefault="00F00274" w:rsidP="001C78B0">
            <w:r>
              <w:t>JSON</w:t>
            </w:r>
          </w:p>
        </w:tc>
        <w:tc>
          <w:tcPr>
            <w:tcW w:w="6520" w:type="dxa"/>
          </w:tcPr>
          <w:p w:rsidR="00F00274" w:rsidRDefault="00DB2DB8" w:rsidP="001C78B0">
            <w:r>
              <w:t>JavaScript Object Notation, a markup language used primarily for the exchange of data</w:t>
            </w:r>
          </w:p>
        </w:tc>
      </w:tr>
      <w:tr w:rsidR="00F00274" w:rsidTr="001C78B0">
        <w:tc>
          <w:tcPr>
            <w:tcW w:w="1980" w:type="dxa"/>
          </w:tcPr>
          <w:p w:rsidR="00F00274" w:rsidRDefault="00F00274" w:rsidP="001C78B0">
            <w:r>
              <w:t>Junction Entity</w:t>
            </w:r>
          </w:p>
        </w:tc>
        <w:tc>
          <w:tcPr>
            <w:tcW w:w="6520" w:type="dxa"/>
          </w:tcPr>
          <w:p w:rsidR="00F00274" w:rsidRDefault="00F00274" w:rsidP="001C78B0">
            <w:r>
              <w:t>See Intersect Entity</w:t>
            </w:r>
          </w:p>
        </w:tc>
      </w:tr>
      <w:tr w:rsidR="00F00274" w:rsidTr="001C78B0">
        <w:tc>
          <w:tcPr>
            <w:tcW w:w="1980" w:type="dxa"/>
          </w:tcPr>
          <w:p w:rsidR="00F00274" w:rsidRDefault="00F00274" w:rsidP="001C78B0">
            <w:r>
              <w:t>Landing (Layer)</w:t>
            </w:r>
          </w:p>
        </w:tc>
        <w:tc>
          <w:tcPr>
            <w:tcW w:w="6520" w:type="dxa"/>
          </w:tcPr>
          <w:p w:rsidR="00F00274" w:rsidRDefault="00DB2DB8" w:rsidP="001C78B0">
            <w:r>
              <w:t>A data warehouse layer that is used to collect information from source systems</w:t>
            </w:r>
          </w:p>
        </w:tc>
      </w:tr>
      <w:tr w:rsidR="004375E4" w:rsidTr="001C78B0">
        <w:tc>
          <w:tcPr>
            <w:tcW w:w="1980" w:type="dxa"/>
          </w:tcPr>
          <w:p w:rsidR="004375E4" w:rsidRDefault="004375E4" w:rsidP="001C78B0">
            <w:r>
              <w:t>Length</w:t>
            </w:r>
          </w:p>
        </w:tc>
        <w:tc>
          <w:tcPr>
            <w:tcW w:w="6520" w:type="dxa"/>
          </w:tcPr>
          <w:p w:rsidR="004375E4" w:rsidRDefault="004375E4" w:rsidP="001C78B0">
            <w:r>
              <w:t>In the context of naming standards, the number of characters including spaces.</w:t>
            </w:r>
          </w:p>
          <w:p w:rsidR="004375E4" w:rsidRDefault="004375E4" w:rsidP="001C78B0">
            <w:r>
              <w:t>In the context of attributes, the maximum number of characters that may be stored in a field</w:t>
            </w:r>
          </w:p>
        </w:tc>
      </w:tr>
      <w:tr w:rsidR="00F00274" w:rsidTr="001C78B0">
        <w:tc>
          <w:tcPr>
            <w:tcW w:w="1980" w:type="dxa"/>
          </w:tcPr>
          <w:p w:rsidR="00F00274" w:rsidRDefault="00F00274" w:rsidP="001C78B0">
            <w:r>
              <w:t>Logical Data Model</w:t>
            </w:r>
          </w:p>
        </w:tc>
        <w:tc>
          <w:tcPr>
            <w:tcW w:w="6520" w:type="dxa"/>
          </w:tcPr>
          <w:p w:rsidR="00F00274" w:rsidRDefault="00DB2DB8" w:rsidP="001C78B0">
            <w:r>
              <w:t>A data model that describes the structure of data independently from its physical implementation</w:t>
            </w:r>
          </w:p>
        </w:tc>
      </w:tr>
      <w:tr w:rsidR="00F00274" w:rsidTr="001C78B0">
        <w:tc>
          <w:tcPr>
            <w:tcW w:w="1980" w:type="dxa"/>
          </w:tcPr>
          <w:p w:rsidR="00F00274" w:rsidRDefault="00F00274" w:rsidP="001C78B0">
            <w:r>
              <w:t>Mart</w:t>
            </w:r>
            <w:r w:rsidR="00B86204">
              <w:t xml:space="preserve"> (Data)</w:t>
            </w:r>
          </w:p>
        </w:tc>
        <w:tc>
          <w:tcPr>
            <w:tcW w:w="6520" w:type="dxa"/>
          </w:tcPr>
          <w:p w:rsidR="00F00274" w:rsidRDefault="00DB2DB8" w:rsidP="00B86204">
            <w:r>
              <w:t xml:space="preserve">A </w:t>
            </w:r>
            <w:r w:rsidR="00B86204">
              <w:t>repository, downstream of a data warehouse where data is copied and that is used for specific reporting needs</w:t>
            </w:r>
          </w:p>
        </w:tc>
      </w:tr>
      <w:tr w:rsidR="00F00274" w:rsidTr="001C78B0">
        <w:tc>
          <w:tcPr>
            <w:tcW w:w="1980" w:type="dxa"/>
          </w:tcPr>
          <w:p w:rsidR="00F00274" w:rsidRDefault="00EB3645" w:rsidP="001C78B0">
            <w:r>
              <w:t>Master Data</w:t>
            </w:r>
          </w:p>
        </w:tc>
        <w:tc>
          <w:tcPr>
            <w:tcW w:w="6520" w:type="dxa"/>
          </w:tcPr>
          <w:p w:rsidR="00F00274" w:rsidRDefault="00B86204" w:rsidP="001C78B0">
            <w:r>
              <w:t>Data that describes key objects the organisation is comprised of such as customer, employee, locations, and products</w:t>
            </w:r>
          </w:p>
        </w:tc>
      </w:tr>
      <w:tr w:rsidR="00F00274" w:rsidTr="001C78B0">
        <w:tc>
          <w:tcPr>
            <w:tcW w:w="1980" w:type="dxa"/>
          </w:tcPr>
          <w:p w:rsidR="00F00274" w:rsidRDefault="00F00274" w:rsidP="001C78B0">
            <w:r>
              <w:t>Metadata</w:t>
            </w:r>
          </w:p>
        </w:tc>
        <w:tc>
          <w:tcPr>
            <w:tcW w:w="6520" w:type="dxa"/>
          </w:tcPr>
          <w:p w:rsidR="00F00274" w:rsidRDefault="00EB3645" w:rsidP="00EB3645">
            <w:r>
              <w:t>Data that describes data</w:t>
            </w:r>
          </w:p>
        </w:tc>
      </w:tr>
      <w:tr w:rsidR="00F00274" w:rsidTr="001C78B0">
        <w:tc>
          <w:tcPr>
            <w:tcW w:w="1980" w:type="dxa"/>
          </w:tcPr>
          <w:p w:rsidR="00F00274" w:rsidRDefault="00F00274" w:rsidP="001C78B0">
            <w:r>
              <w:t>Modifier Term</w:t>
            </w:r>
          </w:p>
        </w:tc>
        <w:tc>
          <w:tcPr>
            <w:tcW w:w="6520" w:type="dxa"/>
          </w:tcPr>
          <w:p w:rsidR="00F00274" w:rsidRDefault="00F00274" w:rsidP="001C78B0">
            <w:r>
              <w:t>See Qualifier Term</w:t>
            </w:r>
          </w:p>
        </w:tc>
      </w:tr>
      <w:tr w:rsidR="00F00274" w:rsidTr="001C78B0">
        <w:tc>
          <w:tcPr>
            <w:tcW w:w="1980" w:type="dxa"/>
          </w:tcPr>
          <w:p w:rsidR="00F00274" w:rsidRDefault="00F00274" w:rsidP="001C78B0">
            <w:r>
              <w:t>MOTS</w:t>
            </w:r>
          </w:p>
        </w:tc>
        <w:tc>
          <w:tcPr>
            <w:tcW w:w="6520" w:type="dxa"/>
          </w:tcPr>
          <w:p w:rsidR="00F00274" w:rsidRDefault="00B86204" w:rsidP="001C78B0">
            <w:r>
              <w:t>Modified Off The Shelf, a technology that is purchased part-built and intended to be a starting point for a development project</w:t>
            </w:r>
          </w:p>
        </w:tc>
      </w:tr>
      <w:tr w:rsidR="00F00274" w:rsidTr="001C78B0">
        <w:tc>
          <w:tcPr>
            <w:tcW w:w="1980" w:type="dxa"/>
          </w:tcPr>
          <w:p w:rsidR="00F00274" w:rsidRDefault="00F00274" w:rsidP="001C78B0">
            <w:r>
              <w:t>MSSQL</w:t>
            </w:r>
          </w:p>
        </w:tc>
        <w:tc>
          <w:tcPr>
            <w:tcW w:w="6520" w:type="dxa"/>
          </w:tcPr>
          <w:p w:rsidR="00F00274" w:rsidRDefault="00F00274" w:rsidP="001C78B0">
            <w:r>
              <w:t>See SQL Server</w:t>
            </w:r>
          </w:p>
        </w:tc>
      </w:tr>
      <w:tr w:rsidR="00F00274" w:rsidTr="001C78B0">
        <w:tc>
          <w:tcPr>
            <w:tcW w:w="1980" w:type="dxa"/>
          </w:tcPr>
          <w:p w:rsidR="00F00274" w:rsidRDefault="00F00274" w:rsidP="001C78B0">
            <w:r>
              <w:t>MySQL</w:t>
            </w:r>
          </w:p>
        </w:tc>
        <w:tc>
          <w:tcPr>
            <w:tcW w:w="6520" w:type="dxa"/>
          </w:tcPr>
          <w:p w:rsidR="00F00274" w:rsidRDefault="00B86204" w:rsidP="001C78B0">
            <w:r>
              <w:t>A database technology</w:t>
            </w:r>
          </w:p>
        </w:tc>
      </w:tr>
      <w:tr w:rsidR="00F00274" w:rsidTr="001C78B0">
        <w:tc>
          <w:tcPr>
            <w:tcW w:w="1980" w:type="dxa"/>
          </w:tcPr>
          <w:p w:rsidR="00F00274" w:rsidRDefault="00F00274" w:rsidP="001C78B0">
            <w:r>
              <w:t>Naming Standard</w:t>
            </w:r>
          </w:p>
        </w:tc>
        <w:tc>
          <w:tcPr>
            <w:tcW w:w="6520" w:type="dxa"/>
          </w:tcPr>
          <w:p w:rsidR="00F00274" w:rsidRDefault="00B86204" w:rsidP="001C78B0">
            <w:r>
              <w:t>A set of rules and patterns that defines how the name of an object should be structured</w:t>
            </w:r>
          </w:p>
        </w:tc>
      </w:tr>
      <w:tr w:rsidR="00F00274" w:rsidTr="001C78B0">
        <w:tc>
          <w:tcPr>
            <w:tcW w:w="1980" w:type="dxa"/>
          </w:tcPr>
          <w:p w:rsidR="00F00274" w:rsidRDefault="00F00274" w:rsidP="001C78B0">
            <w:r>
              <w:t>Natural Join</w:t>
            </w:r>
          </w:p>
        </w:tc>
        <w:tc>
          <w:tcPr>
            <w:tcW w:w="6520" w:type="dxa"/>
          </w:tcPr>
          <w:p w:rsidR="00F00274" w:rsidRDefault="00F00274" w:rsidP="001C78B0">
            <w:r>
              <w:t>A join that does not specify join criteria, whereby the database automatically infers fields to join on based on common names</w:t>
            </w:r>
          </w:p>
        </w:tc>
      </w:tr>
      <w:tr w:rsidR="00F00274" w:rsidTr="001C78B0">
        <w:tc>
          <w:tcPr>
            <w:tcW w:w="1980" w:type="dxa"/>
          </w:tcPr>
          <w:p w:rsidR="00F00274" w:rsidRDefault="00F00274" w:rsidP="001C78B0">
            <w:r>
              <w:t>Natural Key</w:t>
            </w:r>
          </w:p>
        </w:tc>
        <w:tc>
          <w:tcPr>
            <w:tcW w:w="6520" w:type="dxa"/>
          </w:tcPr>
          <w:p w:rsidR="00F00274" w:rsidRDefault="00B86204" w:rsidP="001C78B0">
            <w:r>
              <w:t>See business key</w:t>
            </w:r>
          </w:p>
        </w:tc>
      </w:tr>
      <w:tr w:rsidR="00F00274" w:rsidTr="001C78B0">
        <w:tc>
          <w:tcPr>
            <w:tcW w:w="1980" w:type="dxa"/>
          </w:tcPr>
          <w:p w:rsidR="00F00274" w:rsidRDefault="00F00274" w:rsidP="001C78B0">
            <w:r>
              <w:t>Non-Identifying Relationship</w:t>
            </w:r>
          </w:p>
        </w:tc>
        <w:tc>
          <w:tcPr>
            <w:tcW w:w="6520" w:type="dxa"/>
          </w:tcPr>
          <w:p w:rsidR="00F00274" w:rsidRDefault="00B86204" w:rsidP="001C78B0">
            <w:r>
              <w:t>A relationship to another entity that does not form part of the primary key of the referencing entity</w:t>
            </w:r>
          </w:p>
        </w:tc>
      </w:tr>
      <w:tr w:rsidR="00F00274" w:rsidTr="001C78B0">
        <w:tc>
          <w:tcPr>
            <w:tcW w:w="1980" w:type="dxa"/>
          </w:tcPr>
          <w:p w:rsidR="00F00274" w:rsidRDefault="00F00274" w:rsidP="001C78B0">
            <w:r>
              <w:t>Normal Form</w:t>
            </w:r>
          </w:p>
        </w:tc>
        <w:tc>
          <w:tcPr>
            <w:tcW w:w="6520" w:type="dxa"/>
          </w:tcPr>
          <w:p w:rsidR="00F00274" w:rsidRDefault="00B86204" w:rsidP="001C78B0">
            <w:r>
              <w:t>A series of rules and standards that describes how well data has been normalised (optimised for the removal of redundancy)</w:t>
            </w:r>
          </w:p>
        </w:tc>
      </w:tr>
      <w:tr w:rsidR="00F00274" w:rsidTr="001C78B0">
        <w:tc>
          <w:tcPr>
            <w:tcW w:w="1980" w:type="dxa"/>
          </w:tcPr>
          <w:p w:rsidR="00F00274" w:rsidRDefault="00F00274" w:rsidP="001C78B0">
            <w:r>
              <w:t>Normalisation</w:t>
            </w:r>
          </w:p>
        </w:tc>
        <w:tc>
          <w:tcPr>
            <w:tcW w:w="6520" w:type="dxa"/>
          </w:tcPr>
          <w:p w:rsidR="00F00274" w:rsidRDefault="00B86204" w:rsidP="001C78B0">
            <w:r>
              <w:t>The process of increasing the normal form of data by removing redundancy</w:t>
            </w:r>
          </w:p>
        </w:tc>
      </w:tr>
      <w:tr w:rsidR="00F00274" w:rsidTr="001C78B0">
        <w:tc>
          <w:tcPr>
            <w:tcW w:w="1980" w:type="dxa"/>
          </w:tcPr>
          <w:p w:rsidR="00F00274" w:rsidRDefault="00F00274" w:rsidP="001C78B0">
            <w:r>
              <w:t>ODBC</w:t>
            </w:r>
          </w:p>
        </w:tc>
        <w:tc>
          <w:tcPr>
            <w:tcW w:w="6520" w:type="dxa"/>
          </w:tcPr>
          <w:p w:rsidR="00F00274" w:rsidRDefault="00B86204" w:rsidP="001C78B0">
            <w:r>
              <w:t>Open DataBase Connection, a protocol used to connect to data sources</w:t>
            </w:r>
          </w:p>
        </w:tc>
      </w:tr>
      <w:tr w:rsidR="00F00274" w:rsidTr="001C78B0">
        <w:tc>
          <w:tcPr>
            <w:tcW w:w="1980" w:type="dxa"/>
          </w:tcPr>
          <w:p w:rsidR="00F00274" w:rsidRDefault="00F00274" w:rsidP="001C78B0">
            <w:r>
              <w:t>Oracle</w:t>
            </w:r>
          </w:p>
        </w:tc>
        <w:tc>
          <w:tcPr>
            <w:tcW w:w="6520" w:type="dxa"/>
          </w:tcPr>
          <w:p w:rsidR="00F00274" w:rsidRDefault="00B86204" w:rsidP="00B86204">
            <w:r>
              <w:t>In this context, a database technology. Oracle is also the name of a large IT company that owns the database and supplies software, hardware, services and consultancy</w:t>
            </w:r>
          </w:p>
        </w:tc>
      </w:tr>
      <w:tr w:rsidR="00F547A2" w:rsidTr="001C78B0">
        <w:tc>
          <w:tcPr>
            <w:tcW w:w="1980" w:type="dxa"/>
          </w:tcPr>
          <w:p w:rsidR="00F547A2" w:rsidRDefault="00F547A2" w:rsidP="001C78B0">
            <w:r>
              <w:t>Pascal Case</w:t>
            </w:r>
          </w:p>
        </w:tc>
        <w:tc>
          <w:tcPr>
            <w:tcW w:w="6520" w:type="dxa"/>
          </w:tcPr>
          <w:p w:rsidR="00F547A2" w:rsidRDefault="00F547A2" w:rsidP="00F547A2">
            <w:r>
              <w:t>Naming an object with the first letter of each word in uppercase and the remainder in lowercase. ExampleOfPascalCase</w:t>
            </w:r>
          </w:p>
        </w:tc>
      </w:tr>
      <w:tr w:rsidR="00F00274" w:rsidTr="001C78B0">
        <w:tc>
          <w:tcPr>
            <w:tcW w:w="1980" w:type="dxa"/>
          </w:tcPr>
          <w:p w:rsidR="00F00274" w:rsidRDefault="00F00274" w:rsidP="001C78B0">
            <w:r>
              <w:t>Pattern</w:t>
            </w:r>
          </w:p>
        </w:tc>
        <w:tc>
          <w:tcPr>
            <w:tcW w:w="6520" w:type="dxa"/>
          </w:tcPr>
          <w:p w:rsidR="00F00274" w:rsidRDefault="00B86204" w:rsidP="001C78B0">
            <w:r>
              <w:t>A template or standard that is designed for reuse</w:t>
            </w:r>
          </w:p>
        </w:tc>
      </w:tr>
      <w:tr w:rsidR="00F00274" w:rsidTr="001C78B0">
        <w:tc>
          <w:tcPr>
            <w:tcW w:w="1980" w:type="dxa"/>
          </w:tcPr>
          <w:p w:rsidR="00F00274" w:rsidRDefault="00F00274" w:rsidP="001C78B0">
            <w:r>
              <w:t>PDM</w:t>
            </w:r>
          </w:p>
        </w:tc>
        <w:tc>
          <w:tcPr>
            <w:tcW w:w="6520" w:type="dxa"/>
          </w:tcPr>
          <w:p w:rsidR="00F00274" w:rsidRDefault="00B86204" w:rsidP="001C78B0">
            <w:r>
              <w:t>See Physical Data Model</w:t>
            </w:r>
          </w:p>
        </w:tc>
      </w:tr>
      <w:tr w:rsidR="00F00274" w:rsidTr="001C78B0">
        <w:tc>
          <w:tcPr>
            <w:tcW w:w="1980" w:type="dxa"/>
          </w:tcPr>
          <w:p w:rsidR="00F00274" w:rsidRDefault="00F00274" w:rsidP="001C78B0">
            <w:r>
              <w:t>Physical Data Model</w:t>
            </w:r>
          </w:p>
        </w:tc>
        <w:tc>
          <w:tcPr>
            <w:tcW w:w="6520" w:type="dxa"/>
          </w:tcPr>
          <w:p w:rsidR="00F00274" w:rsidRDefault="00B86204" w:rsidP="001C78B0">
            <w:r>
              <w:t>A data model that defines the way a data structure has been implemented in a specific storage technology</w:t>
            </w:r>
          </w:p>
        </w:tc>
      </w:tr>
      <w:tr w:rsidR="00F00274" w:rsidTr="001C78B0">
        <w:tc>
          <w:tcPr>
            <w:tcW w:w="1980" w:type="dxa"/>
          </w:tcPr>
          <w:p w:rsidR="00F00274" w:rsidRDefault="00F00274" w:rsidP="001C78B0">
            <w:r>
              <w:t>PostgreSQL</w:t>
            </w:r>
          </w:p>
        </w:tc>
        <w:tc>
          <w:tcPr>
            <w:tcW w:w="6520" w:type="dxa"/>
          </w:tcPr>
          <w:p w:rsidR="00F00274" w:rsidRDefault="00B86204" w:rsidP="001C78B0">
            <w:r>
              <w:t>A database technology</w:t>
            </w:r>
          </w:p>
        </w:tc>
      </w:tr>
      <w:tr w:rsidR="00F00274" w:rsidTr="001C78B0">
        <w:tc>
          <w:tcPr>
            <w:tcW w:w="1980" w:type="dxa"/>
          </w:tcPr>
          <w:p w:rsidR="00F00274" w:rsidRDefault="00F00274" w:rsidP="001C78B0">
            <w:r>
              <w:t>Precision</w:t>
            </w:r>
          </w:p>
        </w:tc>
        <w:tc>
          <w:tcPr>
            <w:tcW w:w="6520" w:type="dxa"/>
          </w:tcPr>
          <w:p w:rsidR="00F00274" w:rsidRDefault="004375E4" w:rsidP="001C78B0">
            <w:r>
              <w:t>The number of digits a number may hold</w:t>
            </w:r>
          </w:p>
        </w:tc>
      </w:tr>
      <w:tr w:rsidR="00F00274" w:rsidTr="001C78B0">
        <w:tc>
          <w:tcPr>
            <w:tcW w:w="1980" w:type="dxa"/>
          </w:tcPr>
          <w:p w:rsidR="00F00274" w:rsidRDefault="00F00274" w:rsidP="001C78B0">
            <w:r>
              <w:t>Presentation (Layer)</w:t>
            </w:r>
          </w:p>
        </w:tc>
        <w:tc>
          <w:tcPr>
            <w:tcW w:w="6520" w:type="dxa"/>
          </w:tcPr>
          <w:p w:rsidR="00F00274" w:rsidRDefault="004375E4" w:rsidP="001C78B0">
            <w:r>
              <w:t>In a data warehouse, a group of objects that are optimised for reporting and user access</w:t>
            </w:r>
          </w:p>
        </w:tc>
      </w:tr>
      <w:tr w:rsidR="00F00274" w:rsidTr="001C78B0">
        <w:tc>
          <w:tcPr>
            <w:tcW w:w="1980" w:type="dxa"/>
          </w:tcPr>
          <w:p w:rsidR="00F00274" w:rsidRDefault="00F00274" w:rsidP="001C78B0">
            <w:r>
              <w:t>Primary Key</w:t>
            </w:r>
          </w:p>
        </w:tc>
        <w:tc>
          <w:tcPr>
            <w:tcW w:w="6520" w:type="dxa"/>
          </w:tcPr>
          <w:p w:rsidR="00F00274" w:rsidRDefault="004375E4" w:rsidP="001C78B0">
            <w:r>
              <w:t>An attribute or group of attributes that identifies a specific row on a table</w:t>
            </w:r>
          </w:p>
        </w:tc>
      </w:tr>
      <w:tr w:rsidR="00F00274" w:rsidTr="001C78B0">
        <w:tc>
          <w:tcPr>
            <w:tcW w:w="1980" w:type="dxa"/>
          </w:tcPr>
          <w:p w:rsidR="00F00274" w:rsidRDefault="00F00274" w:rsidP="001C78B0">
            <w:r>
              <w:t>Prime Business Term</w:t>
            </w:r>
          </w:p>
        </w:tc>
        <w:tc>
          <w:tcPr>
            <w:tcW w:w="6520" w:type="dxa"/>
          </w:tcPr>
          <w:p w:rsidR="00F00274" w:rsidRDefault="004375E4" w:rsidP="001C78B0">
            <w:r>
              <w:t>A term that describes an entity in business terms</w:t>
            </w:r>
          </w:p>
        </w:tc>
      </w:tr>
      <w:tr w:rsidR="00F00274" w:rsidTr="001C78B0">
        <w:tc>
          <w:tcPr>
            <w:tcW w:w="1980" w:type="dxa"/>
          </w:tcPr>
          <w:p w:rsidR="00F00274" w:rsidRDefault="00F00274" w:rsidP="001C78B0">
            <w:r>
              <w:t>Qualifier Term</w:t>
            </w:r>
          </w:p>
        </w:tc>
        <w:tc>
          <w:tcPr>
            <w:tcW w:w="6520" w:type="dxa"/>
          </w:tcPr>
          <w:p w:rsidR="00F00274" w:rsidRDefault="004375E4" w:rsidP="001C78B0">
            <w:r>
              <w:t>A term that refines a prime business term where there are multiple variations of it</w:t>
            </w:r>
          </w:p>
        </w:tc>
      </w:tr>
      <w:tr w:rsidR="00F00274" w:rsidTr="001C78B0">
        <w:tc>
          <w:tcPr>
            <w:tcW w:w="1980" w:type="dxa"/>
          </w:tcPr>
          <w:p w:rsidR="00F00274" w:rsidRDefault="00F00274" w:rsidP="001C78B0">
            <w:r>
              <w:t>Realisation Relationship</w:t>
            </w:r>
          </w:p>
        </w:tc>
        <w:tc>
          <w:tcPr>
            <w:tcW w:w="6520" w:type="dxa"/>
          </w:tcPr>
          <w:p w:rsidR="00F00274" w:rsidRDefault="004375E4" w:rsidP="001C78B0">
            <w:r>
              <w:t>A relationship that links an abstract version of a concept to a more concrete version of itself.</w:t>
            </w:r>
          </w:p>
        </w:tc>
      </w:tr>
      <w:tr w:rsidR="00EB3645" w:rsidTr="001C78B0">
        <w:tc>
          <w:tcPr>
            <w:tcW w:w="1980" w:type="dxa"/>
          </w:tcPr>
          <w:p w:rsidR="00EB3645" w:rsidRDefault="00EB3645" w:rsidP="001C78B0">
            <w:r>
              <w:t>Reference Data</w:t>
            </w:r>
          </w:p>
        </w:tc>
        <w:tc>
          <w:tcPr>
            <w:tcW w:w="6520" w:type="dxa"/>
          </w:tcPr>
          <w:p w:rsidR="00EB3645" w:rsidRDefault="004375E4" w:rsidP="004375E4">
            <w:r>
              <w:t>Data that is non-transactional or summary in its nature such as codes and lookup values, configuration data and master data</w:t>
            </w:r>
          </w:p>
        </w:tc>
      </w:tr>
      <w:tr w:rsidR="00F00274" w:rsidTr="001C78B0">
        <w:tc>
          <w:tcPr>
            <w:tcW w:w="1980" w:type="dxa"/>
          </w:tcPr>
          <w:p w:rsidR="00F00274" w:rsidRDefault="00F00274" w:rsidP="001C78B0">
            <w:r>
              <w:t>Relational</w:t>
            </w:r>
          </w:p>
        </w:tc>
        <w:tc>
          <w:tcPr>
            <w:tcW w:w="6520" w:type="dxa"/>
          </w:tcPr>
          <w:p w:rsidR="00F00274" w:rsidRDefault="007B76DA" w:rsidP="001C78B0">
            <w:r>
              <w:t>A database technology or model that stores data in a manner that reduces its redundancy and duplication</w:t>
            </w:r>
          </w:p>
        </w:tc>
      </w:tr>
      <w:tr w:rsidR="00F00274" w:rsidTr="001C78B0">
        <w:tc>
          <w:tcPr>
            <w:tcW w:w="1980" w:type="dxa"/>
          </w:tcPr>
          <w:p w:rsidR="00F00274" w:rsidRDefault="00F00274" w:rsidP="001C78B0">
            <w:r>
              <w:t>Relationship</w:t>
            </w:r>
          </w:p>
        </w:tc>
        <w:tc>
          <w:tcPr>
            <w:tcW w:w="6520" w:type="dxa"/>
          </w:tcPr>
          <w:p w:rsidR="00F00274" w:rsidRDefault="007B76DA" w:rsidP="001C78B0">
            <w:r>
              <w:t>A link between two entities</w:t>
            </w:r>
          </w:p>
        </w:tc>
      </w:tr>
      <w:tr w:rsidR="00F00274" w:rsidTr="001C78B0">
        <w:tc>
          <w:tcPr>
            <w:tcW w:w="1980" w:type="dxa"/>
          </w:tcPr>
          <w:p w:rsidR="00F00274" w:rsidRDefault="00F00274" w:rsidP="001C78B0">
            <w:r>
              <w:t>Scale</w:t>
            </w:r>
          </w:p>
        </w:tc>
        <w:tc>
          <w:tcPr>
            <w:tcW w:w="6520" w:type="dxa"/>
          </w:tcPr>
          <w:p w:rsidR="00F00274" w:rsidRDefault="004375E4" w:rsidP="004375E4">
            <w:r>
              <w:t>The number of digits accepted to the right of a decimal point</w:t>
            </w:r>
          </w:p>
        </w:tc>
      </w:tr>
      <w:tr w:rsidR="00F00274" w:rsidTr="001C78B0">
        <w:tc>
          <w:tcPr>
            <w:tcW w:w="1980" w:type="dxa"/>
          </w:tcPr>
          <w:p w:rsidR="00F00274" w:rsidRDefault="00F00274" w:rsidP="001C78B0">
            <w:r>
              <w:t>Separator</w:t>
            </w:r>
          </w:p>
        </w:tc>
        <w:tc>
          <w:tcPr>
            <w:tcW w:w="6520" w:type="dxa"/>
          </w:tcPr>
          <w:p w:rsidR="00F00274" w:rsidRDefault="007B76DA" w:rsidP="001C78B0">
            <w:r>
              <w:t>A character used to separate terms</w:t>
            </w:r>
          </w:p>
        </w:tc>
      </w:tr>
      <w:tr w:rsidR="007B76DA" w:rsidTr="001C78B0">
        <w:tc>
          <w:tcPr>
            <w:tcW w:w="1980" w:type="dxa"/>
          </w:tcPr>
          <w:p w:rsidR="007B76DA" w:rsidRDefault="007B76DA" w:rsidP="001C78B0">
            <w:r>
              <w:t>Service Oriented Architecture</w:t>
            </w:r>
          </w:p>
        </w:tc>
        <w:tc>
          <w:tcPr>
            <w:tcW w:w="6520" w:type="dxa"/>
          </w:tcPr>
          <w:p w:rsidR="007B76DA" w:rsidRDefault="00DF333E" w:rsidP="001C78B0">
            <w:r>
              <w:t>An architectural pattern where application components provide services (data exchange and processing) to one another, governed by business contracts</w:t>
            </w:r>
          </w:p>
        </w:tc>
      </w:tr>
      <w:tr w:rsidR="00F00274" w:rsidTr="001C78B0">
        <w:tc>
          <w:tcPr>
            <w:tcW w:w="1980" w:type="dxa"/>
          </w:tcPr>
          <w:p w:rsidR="00F00274" w:rsidRDefault="00F00274" w:rsidP="001C78B0">
            <w:r>
              <w:t>Snowflake Schema</w:t>
            </w:r>
          </w:p>
        </w:tc>
        <w:tc>
          <w:tcPr>
            <w:tcW w:w="6520" w:type="dxa"/>
          </w:tcPr>
          <w:p w:rsidR="00F00274" w:rsidRDefault="007B76DA" w:rsidP="001C78B0">
            <w:r>
              <w:t>A dimensional model that has more than one level of outlying dimension tables around its central fact</w:t>
            </w:r>
          </w:p>
        </w:tc>
      </w:tr>
      <w:tr w:rsidR="00F00274" w:rsidTr="001C78B0">
        <w:tc>
          <w:tcPr>
            <w:tcW w:w="1980" w:type="dxa"/>
          </w:tcPr>
          <w:p w:rsidR="00F00274" w:rsidRDefault="00F00274" w:rsidP="001C78B0">
            <w:r>
              <w:t>SOA</w:t>
            </w:r>
          </w:p>
        </w:tc>
        <w:tc>
          <w:tcPr>
            <w:tcW w:w="6520" w:type="dxa"/>
          </w:tcPr>
          <w:p w:rsidR="00F00274" w:rsidRDefault="00DF333E" w:rsidP="001C78B0">
            <w:r>
              <w:t>See Service Oriented Architecture</w:t>
            </w:r>
          </w:p>
        </w:tc>
      </w:tr>
      <w:tr w:rsidR="00F00274" w:rsidTr="001C78B0">
        <w:tc>
          <w:tcPr>
            <w:tcW w:w="1980" w:type="dxa"/>
          </w:tcPr>
          <w:p w:rsidR="00F00274" w:rsidRDefault="00F00274" w:rsidP="001C78B0">
            <w:r>
              <w:t>SQL</w:t>
            </w:r>
          </w:p>
        </w:tc>
        <w:tc>
          <w:tcPr>
            <w:tcW w:w="6520" w:type="dxa"/>
          </w:tcPr>
          <w:p w:rsidR="00F00274" w:rsidRDefault="00DF333E" w:rsidP="001C78B0">
            <w:r>
              <w:t>Simple Query Language, a language used to access data, usually from relational sources</w:t>
            </w:r>
          </w:p>
        </w:tc>
      </w:tr>
      <w:tr w:rsidR="00F00274" w:rsidTr="001C78B0">
        <w:tc>
          <w:tcPr>
            <w:tcW w:w="1980" w:type="dxa"/>
          </w:tcPr>
          <w:p w:rsidR="00F00274" w:rsidRDefault="00F00274" w:rsidP="001C78B0">
            <w:r>
              <w:t>SQL Server</w:t>
            </w:r>
          </w:p>
        </w:tc>
        <w:tc>
          <w:tcPr>
            <w:tcW w:w="6520" w:type="dxa"/>
          </w:tcPr>
          <w:p w:rsidR="00F00274" w:rsidRDefault="00DF333E" w:rsidP="001C78B0">
            <w:r>
              <w:t>A database technology</w:t>
            </w:r>
          </w:p>
        </w:tc>
      </w:tr>
      <w:tr w:rsidR="00F00274" w:rsidTr="001C78B0">
        <w:tc>
          <w:tcPr>
            <w:tcW w:w="1980" w:type="dxa"/>
          </w:tcPr>
          <w:p w:rsidR="00F00274" w:rsidRDefault="00F00274" w:rsidP="001C78B0">
            <w:r>
              <w:t>Staging (Layer)</w:t>
            </w:r>
          </w:p>
        </w:tc>
        <w:tc>
          <w:tcPr>
            <w:tcW w:w="6520" w:type="dxa"/>
          </w:tcPr>
          <w:p w:rsidR="00F00274" w:rsidRDefault="00DF333E" w:rsidP="001C78B0">
            <w:r>
              <w:t>A data warehouse layer that contains objects that are being processed into the base layer</w:t>
            </w:r>
          </w:p>
        </w:tc>
      </w:tr>
      <w:tr w:rsidR="00F00274" w:rsidTr="001C78B0">
        <w:tc>
          <w:tcPr>
            <w:tcW w:w="1980" w:type="dxa"/>
          </w:tcPr>
          <w:p w:rsidR="00F00274" w:rsidRDefault="00F00274" w:rsidP="001C78B0">
            <w:r>
              <w:t>Star Schema</w:t>
            </w:r>
          </w:p>
        </w:tc>
        <w:tc>
          <w:tcPr>
            <w:tcW w:w="6520" w:type="dxa"/>
          </w:tcPr>
          <w:p w:rsidR="00F00274" w:rsidRDefault="00DF333E" w:rsidP="001C78B0">
            <w:r>
              <w:t>A dimensional model that has only one level of outlying dimension tables around its central fact</w:t>
            </w:r>
          </w:p>
        </w:tc>
      </w:tr>
      <w:tr w:rsidR="00F00274" w:rsidTr="001C78B0">
        <w:tc>
          <w:tcPr>
            <w:tcW w:w="1980" w:type="dxa"/>
          </w:tcPr>
          <w:p w:rsidR="00F00274" w:rsidRDefault="00F00274" w:rsidP="001C78B0">
            <w:r>
              <w:t>Structured Data</w:t>
            </w:r>
          </w:p>
        </w:tc>
        <w:tc>
          <w:tcPr>
            <w:tcW w:w="6520" w:type="dxa"/>
          </w:tcPr>
          <w:p w:rsidR="00F00274" w:rsidRDefault="00DF333E" w:rsidP="001C78B0">
            <w:r>
              <w:t>Data that can be easily interpreted by a machine due to the logical organisation of facts</w:t>
            </w:r>
          </w:p>
        </w:tc>
      </w:tr>
      <w:tr w:rsidR="00F00274" w:rsidTr="001C78B0">
        <w:tc>
          <w:tcPr>
            <w:tcW w:w="1980" w:type="dxa"/>
          </w:tcPr>
          <w:p w:rsidR="00F00274" w:rsidRDefault="00F00274" w:rsidP="001C78B0">
            <w:r>
              <w:t>Sub-type</w:t>
            </w:r>
          </w:p>
        </w:tc>
        <w:tc>
          <w:tcPr>
            <w:tcW w:w="6520" w:type="dxa"/>
          </w:tcPr>
          <w:p w:rsidR="00F00274" w:rsidRDefault="00DF333E" w:rsidP="001C78B0">
            <w:r>
              <w:t>A specialisation of a concept</w:t>
            </w:r>
          </w:p>
        </w:tc>
      </w:tr>
      <w:tr w:rsidR="00F00274" w:rsidTr="001C78B0">
        <w:tc>
          <w:tcPr>
            <w:tcW w:w="1980" w:type="dxa"/>
          </w:tcPr>
          <w:p w:rsidR="00F00274" w:rsidRDefault="00F00274" w:rsidP="001C78B0">
            <w:r>
              <w:t>Super-type</w:t>
            </w:r>
          </w:p>
        </w:tc>
        <w:tc>
          <w:tcPr>
            <w:tcW w:w="6520" w:type="dxa"/>
          </w:tcPr>
          <w:p w:rsidR="00F00274" w:rsidRDefault="00DF333E" w:rsidP="001C78B0">
            <w:r>
              <w:t>A generalisation of a concept</w:t>
            </w:r>
          </w:p>
        </w:tc>
      </w:tr>
      <w:tr w:rsidR="00F00274" w:rsidTr="001C78B0">
        <w:tc>
          <w:tcPr>
            <w:tcW w:w="1980" w:type="dxa"/>
          </w:tcPr>
          <w:p w:rsidR="00F00274" w:rsidRDefault="00F00274" w:rsidP="001C78B0">
            <w:r>
              <w:t>Surrogate Key</w:t>
            </w:r>
          </w:p>
        </w:tc>
        <w:tc>
          <w:tcPr>
            <w:tcW w:w="6520" w:type="dxa"/>
          </w:tcPr>
          <w:p w:rsidR="00F00274" w:rsidRDefault="00DF333E" w:rsidP="001C78B0">
            <w:r>
              <w:t>A meaningless key that is assigned to a piece of data to avoid challenges with business key overlap and change, surrogate keys are usually of data types that are highly performant</w:t>
            </w:r>
          </w:p>
        </w:tc>
      </w:tr>
      <w:tr w:rsidR="00F00274" w:rsidTr="001C78B0">
        <w:tc>
          <w:tcPr>
            <w:tcW w:w="1980" w:type="dxa"/>
          </w:tcPr>
          <w:p w:rsidR="00F00274" w:rsidRDefault="00F00274" w:rsidP="001C78B0">
            <w:r>
              <w:t>Systems Integrator</w:t>
            </w:r>
          </w:p>
        </w:tc>
        <w:tc>
          <w:tcPr>
            <w:tcW w:w="6520" w:type="dxa"/>
          </w:tcPr>
          <w:p w:rsidR="00F00274" w:rsidRDefault="00DF333E" w:rsidP="001C78B0">
            <w:r>
              <w:t>A partner who provides IT implementation services</w:t>
            </w:r>
          </w:p>
        </w:tc>
      </w:tr>
      <w:tr w:rsidR="00F00274" w:rsidTr="001C78B0">
        <w:tc>
          <w:tcPr>
            <w:tcW w:w="1980" w:type="dxa"/>
          </w:tcPr>
          <w:p w:rsidR="00F00274" w:rsidRDefault="00F00274" w:rsidP="001C78B0">
            <w:r>
              <w:t>Table</w:t>
            </w:r>
          </w:p>
        </w:tc>
        <w:tc>
          <w:tcPr>
            <w:tcW w:w="6520" w:type="dxa"/>
          </w:tcPr>
          <w:p w:rsidR="00F00274" w:rsidRDefault="00DF333E" w:rsidP="001C78B0">
            <w:r>
              <w:t>The implementation of a logical entity in a database</w:t>
            </w:r>
          </w:p>
        </w:tc>
      </w:tr>
      <w:tr w:rsidR="00F00274" w:rsidTr="001C78B0">
        <w:tc>
          <w:tcPr>
            <w:tcW w:w="1980" w:type="dxa"/>
          </w:tcPr>
          <w:p w:rsidR="00F00274" w:rsidRDefault="00F00274" w:rsidP="001C78B0">
            <w:r>
              <w:t>UML</w:t>
            </w:r>
          </w:p>
        </w:tc>
        <w:tc>
          <w:tcPr>
            <w:tcW w:w="6520" w:type="dxa"/>
          </w:tcPr>
          <w:p w:rsidR="00F00274" w:rsidRDefault="00DF333E" w:rsidP="001C78B0">
            <w:r>
              <w:t>Unified Markup Language, a modelling notation</w:t>
            </w:r>
          </w:p>
        </w:tc>
      </w:tr>
      <w:tr w:rsidR="00F00274" w:rsidTr="001C78B0">
        <w:tc>
          <w:tcPr>
            <w:tcW w:w="1980" w:type="dxa"/>
          </w:tcPr>
          <w:p w:rsidR="00F00274" w:rsidRDefault="00F00274" w:rsidP="001C78B0">
            <w:r>
              <w:t>Unstructured Data</w:t>
            </w:r>
          </w:p>
        </w:tc>
        <w:tc>
          <w:tcPr>
            <w:tcW w:w="6520" w:type="dxa"/>
          </w:tcPr>
          <w:p w:rsidR="00F00274" w:rsidRDefault="00DF333E" w:rsidP="001C78B0">
            <w:r>
              <w:t>Data that is not easily interpreted by a machine, such as large blocks of text with variable content, images and video</w:t>
            </w:r>
          </w:p>
        </w:tc>
      </w:tr>
      <w:tr w:rsidR="00F00274" w:rsidTr="001C78B0">
        <w:tc>
          <w:tcPr>
            <w:tcW w:w="1980" w:type="dxa"/>
          </w:tcPr>
          <w:p w:rsidR="00F00274" w:rsidRDefault="00F00274" w:rsidP="001C78B0">
            <w:r>
              <w:t>Vendor</w:t>
            </w:r>
          </w:p>
        </w:tc>
        <w:tc>
          <w:tcPr>
            <w:tcW w:w="6520" w:type="dxa"/>
          </w:tcPr>
          <w:p w:rsidR="00F00274" w:rsidRDefault="00DF333E" w:rsidP="001C78B0">
            <w:r>
              <w:t>A party who sells (in this context) IT solutions</w:t>
            </w:r>
          </w:p>
        </w:tc>
      </w:tr>
      <w:tr w:rsidR="00F00274" w:rsidTr="001C78B0">
        <w:tc>
          <w:tcPr>
            <w:tcW w:w="1980" w:type="dxa"/>
          </w:tcPr>
          <w:p w:rsidR="00F00274" w:rsidRDefault="00F00274" w:rsidP="001C78B0">
            <w:r>
              <w:t>View</w:t>
            </w:r>
          </w:p>
        </w:tc>
        <w:tc>
          <w:tcPr>
            <w:tcW w:w="6520" w:type="dxa"/>
          </w:tcPr>
          <w:p w:rsidR="00F00274" w:rsidRDefault="00DF333E" w:rsidP="001C78B0">
            <w:r>
              <w:t>A stored query that is (generally) executed at run time but can be referenced in the same manner as a table</w:t>
            </w:r>
          </w:p>
        </w:tc>
      </w:tr>
      <w:tr w:rsidR="00F00274" w:rsidTr="001C78B0">
        <w:tc>
          <w:tcPr>
            <w:tcW w:w="1980" w:type="dxa"/>
          </w:tcPr>
          <w:p w:rsidR="00F00274" w:rsidRDefault="00F00274" w:rsidP="001C78B0">
            <w:r>
              <w:t>XML</w:t>
            </w:r>
          </w:p>
        </w:tc>
        <w:tc>
          <w:tcPr>
            <w:tcW w:w="6520" w:type="dxa"/>
          </w:tcPr>
          <w:p w:rsidR="00F00274" w:rsidRDefault="00DF333E" w:rsidP="001C78B0">
            <w:r>
              <w:t>eXtensible Markup Language, a markup language usually used in the exchange of data</w:t>
            </w:r>
          </w:p>
        </w:tc>
      </w:tr>
    </w:tbl>
    <w:p w:rsidR="00475950" w:rsidRPr="00475950" w:rsidRDefault="00475950" w:rsidP="00475950">
      <w:pPr>
        <w:rPr>
          <w:lang w:eastAsia="en-GB"/>
        </w:rPr>
      </w:pPr>
    </w:p>
    <w:sectPr w:rsidR="00475950" w:rsidRPr="00475950" w:rsidSect="00AA1064">
      <w:headerReference w:type="default" r:id="rId60"/>
      <w:footerReference w:type="default" r:id="rId6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B3B" w:rsidRDefault="00BF1B3B" w:rsidP="0013580D">
      <w:r>
        <w:separator/>
      </w:r>
    </w:p>
  </w:endnote>
  <w:endnote w:type="continuationSeparator" w:id="0">
    <w:p w:rsidR="00BF1B3B" w:rsidRDefault="00BF1B3B" w:rsidP="00135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Palatino Linotype"/>
    <w:panose1 w:val="02040503050406030204"/>
    <w:charset w:val="00"/>
    <w:family w:val="roman"/>
    <w:pitch w:val="variable"/>
    <w:sig w:usb0="00000001" w:usb1="400004FF" w:usb2="00000000" w:usb3="00000000" w:csb0="0000019F" w:csb1="00000000"/>
  </w:font>
  <w:font w:name="Calibri">
    <w:altName w:val="Calibri Light"/>
    <w:panose1 w:val="020F0502020204030204"/>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A5F" w:rsidRDefault="00A72A5F" w:rsidP="000B677F">
    <w:pPr>
      <w:pStyle w:val="Footer"/>
      <w:jc w:val="center"/>
    </w:pPr>
    <w:r>
      <w:fldChar w:fldCharType="begin"/>
    </w:r>
    <w:r>
      <w:instrText xml:space="preserve"> PAGE   \* MERGEFORMAT </w:instrText>
    </w:r>
    <w:r>
      <w:fldChar w:fldCharType="separate"/>
    </w:r>
    <w:r w:rsidR="0009343C">
      <w:rPr>
        <w:noProof/>
      </w:rPr>
      <w:t>1</w:t>
    </w:r>
    <w:r>
      <w:rPr>
        <w:noProof/>
      </w:rPr>
      <w:fldChar w:fldCharType="end"/>
    </w:r>
    <w:r>
      <w:rPr>
        <w:noProof/>
        <w:lang w:eastAsia="en-GB"/>
      </w:rPr>
      <w:drawing>
        <wp:inline distT="0" distB="0" distL="0" distR="0" wp14:anchorId="38B25F90" wp14:editId="63C2F5BB">
          <wp:extent cx="5973284" cy="374230"/>
          <wp:effectExtent l="0" t="0" r="0" b="6985"/>
          <wp:docPr id="3" name="Picture 2" descr="PFG_Word_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G_Word_Footer.png"/>
                  <pic:cNvPicPr/>
                </pic:nvPicPr>
                <pic:blipFill>
                  <a:blip r:embed="rId1"/>
                  <a:stretch>
                    <a:fillRect/>
                  </a:stretch>
                </pic:blipFill>
                <pic:spPr>
                  <a:xfrm>
                    <a:off x="0" y="0"/>
                    <a:ext cx="6155685" cy="38565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B3B" w:rsidRDefault="00BF1B3B" w:rsidP="0013580D">
      <w:r>
        <w:separator/>
      </w:r>
    </w:p>
  </w:footnote>
  <w:footnote w:type="continuationSeparator" w:id="0">
    <w:p w:rsidR="00BF1B3B" w:rsidRDefault="00BF1B3B" w:rsidP="001358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A5F" w:rsidRDefault="00A72A5F" w:rsidP="0013580D">
    <w:pPr>
      <w:pStyle w:val="Header"/>
    </w:pPr>
    <w:r>
      <w:rPr>
        <w:noProof/>
        <w:lang w:eastAsia="en-GB"/>
      </w:rPr>
      <w:drawing>
        <wp:anchor distT="0" distB="0" distL="114300" distR="114300" simplePos="0" relativeHeight="251663360" behindDoc="1" locked="0" layoutInCell="1" allowOverlap="1" wp14:anchorId="7272C62E" wp14:editId="3829DA8F">
          <wp:simplePos x="0" y="0"/>
          <wp:positionH relativeFrom="column">
            <wp:posOffset>4509633</wp:posOffset>
          </wp:positionH>
          <wp:positionV relativeFrom="page">
            <wp:posOffset>182880</wp:posOffset>
          </wp:positionV>
          <wp:extent cx="1699530" cy="535577"/>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tretch>
                    <a:fillRect/>
                  </a:stretch>
                </pic:blipFill>
                <pic:spPr bwMode="auto">
                  <a:xfrm>
                    <a:off x="0" y="0"/>
                    <a:ext cx="1723352" cy="543084"/>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7C1B"/>
    <w:multiLevelType w:val="hybridMultilevel"/>
    <w:tmpl w:val="2026A3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02C0E"/>
    <w:multiLevelType w:val="hybridMultilevel"/>
    <w:tmpl w:val="2026A3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532BB"/>
    <w:multiLevelType w:val="hybridMultilevel"/>
    <w:tmpl w:val="D92038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514DBF"/>
    <w:multiLevelType w:val="hybridMultilevel"/>
    <w:tmpl w:val="98AEDF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89779E"/>
    <w:multiLevelType w:val="hybridMultilevel"/>
    <w:tmpl w:val="541E7B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31602C"/>
    <w:multiLevelType w:val="hybridMultilevel"/>
    <w:tmpl w:val="4CF4A50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8569C0"/>
    <w:multiLevelType w:val="hybridMultilevel"/>
    <w:tmpl w:val="2026A3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E237EC"/>
    <w:multiLevelType w:val="hybridMultilevel"/>
    <w:tmpl w:val="FFB8E76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F3385A"/>
    <w:multiLevelType w:val="hybridMultilevel"/>
    <w:tmpl w:val="7EE6D652"/>
    <w:lvl w:ilvl="0" w:tplc="9EE42C42">
      <w:start w:val="1"/>
      <w:numFmt w:val="bullet"/>
      <w:pStyle w:val="ListParagraph"/>
      <w:lvlText w:val=""/>
      <w:lvlJc w:val="left"/>
      <w:pPr>
        <w:ind w:left="1080" w:hanging="360"/>
      </w:pPr>
      <w:rPr>
        <w:rFonts w:ascii="Symbol" w:hAnsi="Symbol" w:hint="default"/>
        <w:color w:val="6D257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133C32"/>
    <w:multiLevelType w:val="hybridMultilevel"/>
    <w:tmpl w:val="19285AE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CB0C83"/>
    <w:multiLevelType w:val="hybridMultilevel"/>
    <w:tmpl w:val="63B6CB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6AA7392"/>
    <w:multiLevelType w:val="hybridMultilevel"/>
    <w:tmpl w:val="E258F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02CC5"/>
    <w:multiLevelType w:val="hybridMultilevel"/>
    <w:tmpl w:val="9DF68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B0308E"/>
    <w:multiLevelType w:val="hybridMultilevel"/>
    <w:tmpl w:val="92F8A4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DD71CC"/>
    <w:multiLevelType w:val="hybridMultilevel"/>
    <w:tmpl w:val="D270B8A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F2E8F"/>
    <w:multiLevelType w:val="hybridMultilevel"/>
    <w:tmpl w:val="E540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DC6FAF"/>
    <w:multiLevelType w:val="hybridMultilevel"/>
    <w:tmpl w:val="8536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0E3F85"/>
    <w:multiLevelType w:val="hybridMultilevel"/>
    <w:tmpl w:val="07521CC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D342AFE"/>
    <w:multiLevelType w:val="hybridMultilevel"/>
    <w:tmpl w:val="D270B8A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D949FA"/>
    <w:multiLevelType w:val="hybridMultilevel"/>
    <w:tmpl w:val="BAC6CBA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144E29"/>
    <w:multiLevelType w:val="hybridMultilevel"/>
    <w:tmpl w:val="7BD8A5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6254B65"/>
    <w:multiLevelType w:val="hybridMultilevel"/>
    <w:tmpl w:val="541E7B3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86E7465"/>
    <w:multiLevelType w:val="hybridMultilevel"/>
    <w:tmpl w:val="C7047A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F354AF"/>
    <w:multiLevelType w:val="hybridMultilevel"/>
    <w:tmpl w:val="EBE68A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BF3679E"/>
    <w:multiLevelType w:val="hybridMultilevel"/>
    <w:tmpl w:val="811206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8A0942"/>
    <w:multiLevelType w:val="hybridMultilevel"/>
    <w:tmpl w:val="4CF4A50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F6FE1"/>
    <w:multiLevelType w:val="hybridMultilevel"/>
    <w:tmpl w:val="C07A8E8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85393A"/>
    <w:multiLevelType w:val="hybridMultilevel"/>
    <w:tmpl w:val="A19087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3822CC"/>
    <w:multiLevelType w:val="hybridMultilevel"/>
    <w:tmpl w:val="1E8681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9EB4D15"/>
    <w:multiLevelType w:val="hybridMultilevel"/>
    <w:tmpl w:val="E3A025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9A17E3"/>
    <w:multiLevelType w:val="hybridMultilevel"/>
    <w:tmpl w:val="17D46A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1715C7"/>
    <w:multiLevelType w:val="hybridMultilevel"/>
    <w:tmpl w:val="BEB259A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8A2A66"/>
    <w:multiLevelType w:val="hybridMultilevel"/>
    <w:tmpl w:val="8AD21C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A50532C"/>
    <w:multiLevelType w:val="hybridMultilevel"/>
    <w:tmpl w:val="6A98D3C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80329F"/>
    <w:multiLevelType w:val="hybridMultilevel"/>
    <w:tmpl w:val="D270B8A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A1F5E"/>
    <w:multiLevelType w:val="hybridMultilevel"/>
    <w:tmpl w:val="20420FB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6A137B"/>
    <w:multiLevelType w:val="hybridMultilevel"/>
    <w:tmpl w:val="F252F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F47EB0"/>
    <w:multiLevelType w:val="hybridMultilevel"/>
    <w:tmpl w:val="0EF073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3FE1F20"/>
    <w:multiLevelType w:val="hybridMultilevel"/>
    <w:tmpl w:val="6E1E06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511609A"/>
    <w:multiLevelType w:val="hybridMultilevel"/>
    <w:tmpl w:val="BAC6CBA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810DCD"/>
    <w:multiLevelType w:val="hybridMultilevel"/>
    <w:tmpl w:val="D7F0C5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842578B"/>
    <w:multiLevelType w:val="hybridMultilevel"/>
    <w:tmpl w:val="D7F0C5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7C4C52"/>
    <w:multiLevelType w:val="hybridMultilevel"/>
    <w:tmpl w:val="4BD6E4E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FF60AC"/>
    <w:multiLevelType w:val="hybridMultilevel"/>
    <w:tmpl w:val="2026A3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BE00B62"/>
    <w:multiLevelType w:val="hybridMultilevel"/>
    <w:tmpl w:val="E4B0DD44"/>
    <w:lvl w:ilvl="0" w:tplc="0809000F">
      <w:start w:val="1"/>
      <w:numFmt w:val="decimal"/>
      <w:lvlText w:val="%1."/>
      <w:lvlJc w:val="left"/>
      <w:pPr>
        <w:ind w:left="1080" w:hanging="360"/>
      </w:pPr>
      <w:rPr>
        <w:rFonts w:hint="default"/>
      </w:rPr>
    </w:lvl>
    <w:lvl w:ilvl="1" w:tplc="0809000F">
      <w:start w:val="1"/>
      <w:numFmt w:val="decimal"/>
      <w:lvlText w:val="%2."/>
      <w:lvlJc w:val="left"/>
      <w:pPr>
        <w:ind w:left="1800" w:hanging="360"/>
      </w:pPr>
      <w:rPr>
        <w:rFont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C157A77"/>
    <w:multiLevelType w:val="hybridMultilevel"/>
    <w:tmpl w:val="FD82E7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ED3681"/>
    <w:multiLevelType w:val="hybridMultilevel"/>
    <w:tmpl w:val="FCA4E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3"/>
  </w:num>
  <w:num w:numId="3">
    <w:abstractNumId w:val="45"/>
  </w:num>
  <w:num w:numId="4">
    <w:abstractNumId w:val="1"/>
  </w:num>
  <w:num w:numId="5">
    <w:abstractNumId w:val="0"/>
  </w:num>
  <w:num w:numId="6">
    <w:abstractNumId w:val="40"/>
  </w:num>
  <w:num w:numId="7">
    <w:abstractNumId w:val="30"/>
  </w:num>
  <w:num w:numId="8">
    <w:abstractNumId w:val="27"/>
  </w:num>
  <w:num w:numId="9">
    <w:abstractNumId w:val="38"/>
  </w:num>
  <w:num w:numId="10">
    <w:abstractNumId w:val="29"/>
  </w:num>
  <w:num w:numId="11">
    <w:abstractNumId w:val="12"/>
  </w:num>
  <w:num w:numId="12">
    <w:abstractNumId w:val="41"/>
  </w:num>
  <w:num w:numId="13">
    <w:abstractNumId w:val="13"/>
  </w:num>
  <w:num w:numId="14">
    <w:abstractNumId w:val="20"/>
  </w:num>
  <w:num w:numId="15">
    <w:abstractNumId w:val="23"/>
  </w:num>
  <w:num w:numId="16">
    <w:abstractNumId w:val="6"/>
  </w:num>
  <w:num w:numId="17">
    <w:abstractNumId w:val="36"/>
  </w:num>
  <w:num w:numId="18">
    <w:abstractNumId w:val="2"/>
  </w:num>
  <w:num w:numId="19">
    <w:abstractNumId w:val="22"/>
  </w:num>
  <w:num w:numId="20">
    <w:abstractNumId w:val="46"/>
  </w:num>
  <w:num w:numId="21">
    <w:abstractNumId w:val="11"/>
  </w:num>
  <w:num w:numId="22">
    <w:abstractNumId w:val="3"/>
  </w:num>
  <w:num w:numId="23">
    <w:abstractNumId w:val="16"/>
  </w:num>
  <w:num w:numId="24">
    <w:abstractNumId w:val="18"/>
  </w:num>
  <w:num w:numId="25">
    <w:abstractNumId w:val="7"/>
  </w:num>
  <w:num w:numId="26">
    <w:abstractNumId w:val="4"/>
  </w:num>
  <w:num w:numId="27">
    <w:abstractNumId w:val="37"/>
  </w:num>
  <w:num w:numId="28">
    <w:abstractNumId w:val="21"/>
  </w:num>
  <w:num w:numId="29">
    <w:abstractNumId w:val="35"/>
  </w:num>
  <w:num w:numId="30">
    <w:abstractNumId w:val="39"/>
  </w:num>
  <w:num w:numId="31">
    <w:abstractNumId w:val="26"/>
  </w:num>
  <w:num w:numId="32">
    <w:abstractNumId w:val="44"/>
  </w:num>
  <w:num w:numId="33">
    <w:abstractNumId w:val="33"/>
  </w:num>
  <w:num w:numId="34">
    <w:abstractNumId w:val="9"/>
  </w:num>
  <w:num w:numId="35">
    <w:abstractNumId w:val="42"/>
  </w:num>
  <w:num w:numId="36">
    <w:abstractNumId w:val="17"/>
  </w:num>
  <w:num w:numId="37">
    <w:abstractNumId w:val="25"/>
  </w:num>
  <w:num w:numId="38">
    <w:abstractNumId w:val="10"/>
  </w:num>
  <w:num w:numId="39">
    <w:abstractNumId w:val="28"/>
  </w:num>
  <w:num w:numId="40">
    <w:abstractNumId w:val="31"/>
  </w:num>
  <w:num w:numId="41">
    <w:abstractNumId w:val="19"/>
  </w:num>
  <w:num w:numId="42">
    <w:abstractNumId w:val="5"/>
  </w:num>
  <w:num w:numId="43">
    <w:abstractNumId w:val="15"/>
  </w:num>
  <w:num w:numId="44">
    <w:abstractNumId w:val="34"/>
  </w:num>
  <w:num w:numId="45">
    <w:abstractNumId w:val="24"/>
  </w:num>
  <w:num w:numId="46">
    <w:abstractNumId w:val="32"/>
  </w:num>
  <w:num w:numId="47">
    <w:abstractNumId w:val="14"/>
  </w:num>
  <w:num w:numId="48">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F"/>
    <w:rsid w:val="0000331D"/>
    <w:rsid w:val="0000472A"/>
    <w:rsid w:val="00004CFE"/>
    <w:rsid w:val="00037ADD"/>
    <w:rsid w:val="00052045"/>
    <w:rsid w:val="000538DB"/>
    <w:rsid w:val="0009343C"/>
    <w:rsid w:val="00095158"/>
    <w:rsid w:val="000A27E0"/>
    <w:rsid w:val="000B0F78"/>
    <w:rsid w:val="000B677F"/>
    <w:rsid w:val="000B6BED"/>
    <w:rsid w:val="000E5569"/>
    <w:rsid w:val="000E5CF0"/>
    <w:rsid w:val="000E6895"/>
    <w:rsid w:val="000F01AB"/>
    <w:rsid w:val="000F0E45"/>
    <w:rsid w:val="000F1BBD"/>
    <w:rsid w:val="00100439"/>
    <w:rsid w:val="0010171C"/>
    <w:rsid w:val="0012356B"/>
    <w:rsid w:val="0013580D"/>
    <w:rsid w:val="00136C91"/>
    <w:rsid w:val="00145739"/>
    <w:rsid w:val="001515A1"/>
    <w:rsid w:val="00156B0B"/>
    <w:rsid w:val="00156F25"/>
    <w:rsid w:val="00157615"/>
    <w:rsid w:val="00174CDC"/>
    <w:rsid w:val="001769ED"/>
    <w:rsid w:val="0017730F"/>
    <w:rsid w:val="0019593B"/>
    <w:rsid w:val="001A7607"/>
    <w:rsid w:val="001C04A1"/>
    <w:rsid w:val="001C31F5"/>
    <w:rsid w:val="001C4A32"/>
    <w:rsid w:val="001C78B0"/>
    <w:rsid w:val="001D1A13"/>
    <w:rsid w:val="001E10D1"/>
    <w:rsid w:val="001E2477"/>
    <w:rsid w:val="001E49EA"/>
    <w:rsid w:val="001F6965"/>
    <w:rsid w:val="00201ACF"/>
    <w:rsid w:val="002076E6"/>
    <w:rsid w:val="00221602"/>
    <w:rsid w:val="00223F5E"/>
    <w:rsid w:val="00233752"/>
    <w:rsid w:val="002338F6"/>
    <w:rsid w:val="00263D4C"/>
    <w:rsid w:val="00292792"/>
    <w:rsid w:val="002A043A"/>
    <w:rsid w:val="002A1399"/>
    <w:rsid w:val="002A183D"/>
    <w:rsid w:val="002B0CDC"/>
    <w:rsid w:val="002B382D"/>
    <w:rsid w:val="002C4596"/>
    <w:rsid w:val="002D2856"/>
    <w:rsid w:val="002D447D"/>
    <w:rsid w:val="002D570B"/>
    <w:rsid w:val="002F3409"/>
    <w:rsid w:val="00302A38"/>
    <w:rsid w:val="003149EB"/>
    <w:rsid w:val="0031595E"/>
    <w:rsid w:val="00316B82"/>
    <w:rsid w:val="00320327"/>
    <w:rsid w:val="00326940"/>
    <w:rsid w:val="00350EB1"/>
    <w:rsid w:val="0035133F"/>
    <w:rsid w:val="00371976"/>
    <w:rsid w:val="003A162A"/>
    <w:rsid w:val="003A20A1"/>
    <w:rsid w:val="003B2BE4"/>
    <w:rsid w:val="003C7690"/>
    <w:rsid w:val="003E78D0"/>
    <w:rsid w:val="003F0863"/>
    <w:rsid w:val="003F6DA4"/>
    <w:rsid w:val="00414BCC"/>
    <w:rsid w:val="00416462"/>
    <w:rsid w:val="0042562F"/>
    <w:rsid w:val="00427224"/>
    <w:rsid w:val="004375E4"/>
    <w:rsid w:val="004427AB"/>
    <w:rsid w:val="00474920"/>
    <w:rsid w:val="00475950"/>
    <w:rsid w:val="0048645A"/>
    <w:rsid w:val="00486EC4"/>
    <w:rsid w:val="004C4888"/>
    <w:rsid w:val="004D32DA"/>
    <w:rsid w:val="004E5227"/>
    <w:rsid w:val="004F1514"/>
    <w:rsid w:val="004F151E"/>
    <w:rsid w:val="004F26B8"/>
    <w:rsid w:val="0050029E"/>
    <w:rsid w:val="0051245B"/>
    <w:rsid w:val="00543332"/>
    <w:rsid w:val="00553275"/>
    <w:rsid w:val="00566B77"/>
    <w:rsid w:val="00574958"/>
    <w:rsid w:val="005761B3"/>
    <w:rsid w:val="00577E0C"/>
    <w:rsid w:val="005954DE"/>
    <w:rsid w:val="005B23E7"/>
    <w:rsid w:val="005B2471"/>
    <w:rsid w:val="005B5A86"/>
    <w:rsid w:val="005C46F5"/>
    <w:rsid w:val="005D27C3"/>
    <w:rsid w:val="005E4454"/>
    <w:rsid w:val="005E52FC"/>
    <w:rsid w:val="005F3411"/>
    <w:rsid w:val="00600C0D"/>
    <w:rsid w:val="006019CD"/>
    <w:rsid w:val="00627E94"/>
    <w:rsid w:val="006552FA"/>
    <w:rsid w:val="00657DF3"/>
    <w:rsid w:val="00660F1A"/>
    <w:rsid w:val="00690200"/>
    <w:rsid w:val="006A38DE"/>
    <w:rsid w:val="006A68A1"/>
    <w:rsid w:val="006B679F"/>
    <w:rsid w:val="006D1F3A"/>
    <w:rsid w:val="006E28DA"/>
    <w:rsid w:val="006E4125"/>
    <w:rsid w:val="006E4465"/>
    <w:rsid w:val="0070263F"/>
    <w:rsid w:val="00710954"/>
    <w:rsid w:val="00720DCD"/>
    <w:rsid w:val="00761BF3"/>
    <w:rsid w:val="00767097"/>
    <w:rsid w:val="00780880"/>
    <w:rsid w:val="00781E4B"/>
    <w:rsid w:val="00784A2D"/>
    <w:rsid w:val="007969B9"/>
    <w:rsid w:val="007A443D"/>
    <w:rsid w:val="007B6239"/>
    <w:rsid w:val="007B7068"/>
    <w:rsid w:val="007B76DA"/>
    <w:rsid w:val="007C0FD6"/>
    <w:rsid w:val="007C3E31"/>
    <w:rsid w:val="007D3718"/>
    <w:rsid w:val="007D5CE1"/>
    <w:rsid w:val="007F62B7"/>
    <w:rsid w:val="007F6404"/>
    <w:rsid w:val="008041C7"/>
    <w:rsid w:val="0082605E"/>
    <w:rsid w:val="00833033"/>
    <w:rsid w:val="008521CE"/>
    <w:rsid w:val="008846B0"/>
    <w:rsid w:val="0089767C"/>
    <w:rsid w:val="008C02C5"/>
    <w:rsid w:val="008C0E19"/>
    <w:rsid w:val="008C1869"/>
    <w:rsid w:val="008D0057"/>
    <w:rsid w:val="008D6B94"/>
    <w:rsid w:val="008E5E11"/>
    <w:rsid w:val="00900F3D"/>
    <w:rsid w:val="00903F5D"/>
    <w:rsid w:val="00941C3A"/>
    <w:rsid w:val="00942931"/>
    <w:rsid w:val="00944160"/>
    <w:rsid w:val="00950949"/>
    <w:rsid w:val="00971974"/>
    <w:rsid w:val="00975339"/>
    <w:rsid w:val="00983D07"/>
    <w:rsid w:val="009841F7"/>
    <w:rsid w:val="009860A5"/>
    <w:rsid w:val="00993DF9"/>
    <w:rsid w:val="00996BF8"/>
    <w:rsid w:val="009B6C9B"/>
    <w:rsid w:val="009C3660"/>
    <w:rsid w:val="00A10CF8"/>
    <w:rsid w:val="00A32AF6"/>
    <w:rsid w:val="00A42BA5"/>
    <w:rsid w:val="00A56213"/>
    <w:rsid w:val="00A622E6"/>
    <w:rsid w:val="00A64B54"/>
    <w:rsid w:val="00A71A60"/>
    <w:rsid w:val="00A72655"/>
    <w:rsid w:val="00A72A5F"/>
    <w:rsid w:val="00A916E2"/>
    <w:rsid w:val="00A93793"/>
    <w:rsid w:val="00AA06C8"/>
    <w:rsid w:val="00AA1064"/>
    <w:rsid w:val="00AB7B0A"/>
    <w:rsid w:val="00AC0D84"/>
    <w:rsid w:val="00AD1B50"/>
    <w:rsid w:val="00AD7879"/>
    <w:rsid w:val="00AE223C"/>
    <w:rsid w:val="00AE477A"/>
    <w:rsid w:val="00B10833"/>
    <w:rsid w:val="00B1121C"/>
    <w:rsid w:val="00B149C8"/>
    <w:rsid w:val="00B3105B"/>
    <w:rsid w:val="00B319CB"/>
    <w:rsid w:val="00B4369F"/>
    <w:rsid w:val="00B43F47"/>
    <w:rsid w:val="00B5465C"/>
    <w:rsid w:val="00B55642"/>
    <w:rsid w:val="00B602BB"/>
    <w:rsid w:val="00B71874"/>
    <w:rsid w:val="00B82FA6"/>
    <w:rsid w:val="00B86204"/>
    <w:rsid w:val="00B9194C"/>
    <w:rsid w:val="00BF1B3B"/>
    <w:rsid w:val="00C3503D"/>
    <w:rsid w:val="00C47D39"/>
    <w:rsid w:val="00C77F3A"/>
    <w:rsid w:val="00CB49A0"/>
    <w:rsid w:val="00CC6572"/>
    <w:rsid w:val="00CF6ECA"/>
    <w:rsid w:val="00D2427C"/>
    <w:rsid w:val="00D34F77"/>
    <w:rsid w:val="00D61204"/>
    <w:rsid w:val="00D91093"/>
    <w:rsid w:val="00D92F2B"/>
    <w:rsid w:val="00DA60B8"/>
    <w:rsid w:val="00DB2DB8"/>
    <w:rsid w:val="00DC1C24"/>
    <w:rsid w:val="00DC2764"/>
    <w:rsid w:val="00DE0BE2"/>
    <w:rsid w:val="00DE56EC"/>
    <w:rsid w:val="00DF333E"/>
    <w:rsid w:val="00E10D18"/>
    <w:rsid w:val="00E1697A"/>
    <w:rsid w:val="00E37CFD"/>
    <w:rsid w:val="00E45C9F"/>
    <w:rsid w:val="00E5314D"/>
    <w:rsid w:val="00E54363"/>
    <w:rsid w:val="00E55FE3"/>
    <w:rsid w:val="00E9134B"/>
    <w:rsid w:val="00EB3645"/>
    <w:rsid w:val="00ED4C1E"/>
    <w:rsid w:val="00EE3155"/>
    <w:rsid w:val="00F00274"/>
    <w:rsid w:val="00F070C8"/>
    <w:rsid w:val="00F15DFE"/>
    <w:rsid w:val="00F22581"/>
    <w:rsid w:val="00F23ADB"/>
    <w:rsid w:val="00F323E7"/>
    <w:rsid w:val="00F42992"/>
    <w:rsid w:val="00F436CE"/>
    <w:rsid w:val="00F547A2"/>
    <w:rsid w:val="00F57ACC"/>
    <w:rsid w:val="00F60889"/>
    <w:rsid w:val="00F73E05"/>
    <w:rsid w:val="00F84ECE"/>
    <w:rsid w:val="00F86DA6"/>
    <w:rsid w:val="00F9298D"/>
    <w:rsid w:val="00F96A8F"/>
    <w:rsid w:val="00FC2EE7"/>
    <w:rsid w:val="00FD3B28"/>
    <w:rsid w:val="00FE70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F9C171"/>
  <w15:docId w15:val="{EEE36E99-4EB3-4DDC-BD8E-8DE1B4A7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80D"/>
    <w:rPr>
      <w:rFonts w:asciiTheme="majorHAnsi" w:hAnsiTheme="majorHAnsi"/>
      <w:color w:val="404040" w:themeColor="text1" w:themeTint="BF"/>
      <w:sz w:val="20"/>
      <w:szCs w:val="20"/>
    </w:rPr>
  </w:style>
  <w:style w:type="paragraph" w:styleId="Heading1">
    <w:name w:val="heading 1"/>
    <w:basedOn w:val="Normal"/>
    <w:next w:val="Normal"/>
    <w:link w:val="Heading1Char"/>
    <w:autoRedefine/>
    <w:uiPriority w:val="9"/>
    <w:qFormat/>
    <w:rsid w:val="005D27C3"/>
    <w:pPr>
      <w:keepNext/>
      <w:keepLines/>
      <w:spacing w:before="480"/>
      <w:outlineLvl w:val="0"/>
    </w:pPr>
    <w:rPr>
      <w:rFonts w:eastAsiaTheme="majorEastAsia" w:cstheme="majorBidi"/>
      <w:b/>
      <w:bCs/>
      <w:color w:val="595959" w:themeColor="text1" w:themeTint="A6"/>
      <w:sz w:val="44"/>
      <w:szCs w:val="32"/>
    </w:rPr>
  </w:style>
  <w:style w:type="paragraph" w:styleId="Heading2">
    <w:name w:val="heading 2"/>
    <w:basedOn w:val="Heading1"/>
    <w:next w:val="Normal"/>
    <w:link w:val="Heading2Char"/>
    <w:uiPriority w:val="9"/>
    <w:unhideWhenUsed/>
    <w:qFormat/>
    <w:rsid w:val="005D27C3"/>
    <w:pPr>
      <w:spacing w:before="200"/>
      <w:outlineLvl w:val="1"/>
    </w:pPr>
    <w:rPr>
      <w:b w:val="0"/>
      <w:bCs w:val="0"/>
      <w:sz w:val="36"/>
      <w:szCs w:val="26"/>
    </w:rPr>
  </w:style>
  <w:style w:type="paragraph" w:styleId="Heading3">
    <w:name w:val="heading 3"/>
    <w:basedOn w:val="Heading2"/>
    <w:next w:val="Normal"/>
    <w:link w:val="Heading3Char"/>
    <w:autoRedefine/>
    <w:uiPriority w:val="9"/>
    <w:unhideWhenUsed/>
    <w:qFormat/>
    <w:rsid w:val="00474920"/>
    <w:pPr>
      <w:outlineLvl w:val="2"/>
    </w:pPr>
    <w:rPr>
      <w:bCs/>
      <w:sz w:val="24"/>
      <w:szCs w:val="24"/>
    </w:rPr>
  </w:style>
  <w:style w:type="paragraph" w:styleId="Heading4">
    <w:name w:val="heading 4"/>
    <w:basedOn w:val="Heading3"/>
    <w:next w:val="Normal"/>
    <w:link w:val="Heading4Char"/>
    <w:uiPriority w:val="9"/>
    <w:unhideWhenUsed/>
    <w:qFormat/>
    <w:rsid w:val="00ED4C1E"/>
    <w:pPr>
      <w:outlineLvl w:val="3"/>
    </w:pPr>
    <w:rPr>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42931"/>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942931"/>
    <w:rPr>
      <w:rFonts w:ascii="Lucida Grande" w:hAnsi="Lucida Grande" w:cs="Lucida Grande"/>
      <w:sz w:val="18"/>
      <w:szCs w:val="18"/>
    </w:rPr>
  </w:style>
  <w:style w:type="paragraph" w:styleId="Header">
    <w:name w:val="header"/>
    <w:basedOn w:val="Normal"/>
    <w:link w:val="HeaderChar"/>
    <w:uiPriority w:val="99"/>
    <w:unhideWhenUsed/>
    <w:rsid w:val="00942931"/>
    <w:pPr>
      <w:tabs>
        <w:tab w:val="center" w:pos="4320"/>
        <w:tab w:val="right" w:pos="8640"/>
      </w:tabs>
    </w:pPr>
  </w:style>
  <w:style w:type="character" w:customStyle="1" w:styleId="HeaderChar">
    <w:name w:val="Header Char"/>
    <w:basedOn w:val="DefaultParagraphFont"/>
    <w:link w:val="Header"/>
    <w:uiPriority w:val="99"/>
    <w:rsid w:val="00942931"/>
    <w:rPr>
      <w:rFonts w:ascii="Arial" w:hAnsi="Arial"/>
    </w:rPr>
  </w:style>
  <w:style w:type="paragraph" w:styleId="Footer">
    <w:name w:val="footer"/>
    <w:basedOn w:val="Normal"/>
    <w:link w:val="FooterChar"/>
    <w:uiPriority w:val="99"/>
    <w:unhideWhenUsed/>
    <w:rsid w:val="00942931"/>
    <w:pPr>
      <w:tabs>
        <w:tab w:val="center" w:pos="4320"/>
        <w:tab w:val="right" w:pos="8640"/>
      </w:tabs>
    </w:pPr>
  </w:style>
  <w:style w:type="character" w:customStyle="1" w:styleId="FooterChar">
    <w:name w:val="Footer Char"/>
    <w:basedOn w:val="DefaultParagraphFont"/>
    <w:link w:val="Footer"/>
    <w:uiPriority w:val="99"/>
    <w:rsid w:val="00942931"/>
    <w:rPr>
      <w:rFonts w:ascii="Arial" w:hAnsi="Arial"/>
    </w:rPr>
  </w:style>
  <w:style w:type="paragraph" w:styleId="NormalWeb">
    <w:name w:val="Normal (Web)"/>
    <w:basedOn w:val="Normal"/>
    <w:uiPriority w:val="99"/>
    <w:semiHidden/>
    <w:unhideWhenUsed/>
    <w:rsid w:val="00942931"/>
    <w:pPr>
      <w:spacing w:before="100" w:beforeAutospacing="1" w:after="100" w:afterAutospacing="1"/>
    </w:pPr>
    <w:rPr>
      <w:rFonts w:ascii="Times" w:hAnsi="Times" w:cs="Times New Roman"/>
    </w:rPr>
  </w:style>
  <w:style w:type="character" w:customStyle="1" w:styleId="Heading1Char">
    <w:name w:val="Heading 1 Char"/>
    <w:basedOn w:val="DefaultParagraphFont"/>
    <w:link w:val="Heading1"/>
    <w:uiPriority w:val="9"/>
    <w:rsid w:val="005D27C3"/>
    <w:rPr>
      <w:rFonts w:asciiTheme="majorHAnsi" w:eastAsiaTheme="majorEastAsia" w:hAnsiTheme="majorHAnsi" w:cstheme="majorBidi"/>
      <w:b/>
      <w:bCs/>
      <w:color w:val="595959" w:themeColor="text1" w:themeTint="A6"/>
      <w:sz w:val="44"/>
      <w:szCs w:val="32"/>
    </w:rPr>
  </w:style>
  <w:style w:type="character" w:customStyle="1" w:styleId="Heading2Char">
    <w:name w:val="Heading 2 Char"/>
    <w:basedOn w:val="DefaultParagraphFont"/>
    <w:link w:val="Heading2"/>
    <w:uiPriority w:val="9"/>
    <w:rsid w:val="005D27C3"/>
    <w:rPr>
      <w:rFonts w:asciiTheme="majorHAnsi" w:eastAsiaTheme="majorEastAsia" w:hAnsiTheme="majorHAnsi" w:cstheme="majorBidi"/>
      <w:color w:val="595959" w:themeColor="text1" w:themeTint="A6"/>
      <w:sz w:val="36"/>
      <w:szCs w:val="26"/>
    </w:rPr>
  </w:style>
  <w:style w:type="character" w:customStyle="1" w:styleId="Heading3Char">
    <w:name w:val="Heading 3 Char"/>
    <w:basedOn w:val="DefaultParagraphFont"/>
    <w:link w:val="Heading3"/>
    <w:uiPriority w:val="9"/>
    <w:rsid w:val="00474920"/>
    <w:rPr>
      <w:rFonts w:asciiTheme="majorHAnsi" w:eastAsiaTheme="majorEastAsia" w:hAnsiTheme="majorHAnsi" w:cstheme="majorBidi"/>
      <w:bCs/>
      <w:color w:val="595959" w:themeColor="text1" w:themeTint="A6"/>
    </w:rPr>
  </w:style>
  <w:style w:type="paragraph" w:styleId="ListParagraph">
    <w:name w:val="List Paragraph"/>
    <w:basedOn w:val="Normal"/>
    <w:uiPriority w:val="34"/>
    <w:qFormat/>
    <w:rsid w:val="00942931"/>
    <w:pPr>
      <w:numPr>
        <w:numId w:val="1"/>
      </w:numPr>
      <w:contextualSpacing/>
    </w:pPr>
  </w:style>
  <w:style w:type="character" w:customStyle="1" w:styleId="apple-converted-space">
    <w:name w:val="apple-converted-space"/>
    <w:basedOn w:val="DefaultParagraphFont"/>
    <w:rsid w:val="004F151E"/>
  </w:style>
  <w:style w:type="paragraph" w:styleId="Title">
    <w:name w:val="Title"/>
    <w:basedOn w:val="Normal"/>
    <w:next w:val="Normal"/>
    <w:link w:val="TitleChar"/>
    <w:uiPriority w:val="10"/>
    <w:qFormat/>
    <w:rsid w:val="004F151E"/>
    <w:pPr>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4F151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D4C1E"/>
    <w:rPr>
      <w:rFonts w:asciiTheme="majorHAnsi" w:eastAsiaTheme="majorEastAsia" w:hAnsiTheme="majorHAnsi" w:cstheme="majorBidi"/>
      <w:bCs/>
      <w:i/>
      <w:color w:val="595959" w:themeColor="text1" w:themeTint="A6"/>
      <w:sz w:val="20"/>
      <w:szCs w:val="20"/>
    </w:rPr>
  </w:style>
  <w:style w:type="table" w:styleId="TableGrid">
    <w:name w:val="Table Grid"/>
    <w:basedOn w:val="TableNormal"/>
    <w:uiPriority w:val="59"/>
    <w:rsid w:val="004C4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780880"/>
    <w:pPr>
      <w:overflowPunct w:val="0"/>
      <w:autoSpaceDE w:val="0"/>
      <w:autoSpaceDN w:val="0"/>
      <w:adjustRightInd w:val="0"/>
      <w:spacing w:after="120"/>
      <w:jc w:val="both"/>
      <w:textAlignment w:val="baseline"/>
    </w:pPr>
    <w:rPr>
      <w:rFonts w:ascii="Arial" w:eastAsia="Times New Roman" w:hAnsi="Arial" w:cs="Arial"/>
      <w:color w:val="auto"/>
    </w:rPr>
  </w:style>
  <w:style w:type="character" w:customStyle="1" w:styleId="CommentTextChar">
    <w:name w:val="Comment Text Char"/>
    <w:basedOn w:val="DefaultParagraphFont"/>
    <w:link w:val="CommentText"/>
    <w:semiHidden/>
    <w:rsid w:val="00780880"/>
    <w:rPr>
      <w:rFonts w:ascii="Arial" w:eastAsia="Times New Roman" w:hAnsi="Arial" w:cs="Arial"/>
      <w:sz w:val="20"/>
      <w:szCs w:val="20"/>
    </w:rPr>
  </w:style>
  <w:style w:type="character" w:styleId="CommentReference">
    <w:name w:val="annotation reference"/>
    <w:rsid w:val="00780880"/>
    <w:rPr>
      <w:sz w:val="16"/>
      <w:szCs w:val="16"/>
    </w:rPr>
  </w:style>
  <w:style w:type="character" w:styleId="Emphasis">
    <w:name w:val="Emphasis"/>
    <w:basedOn w:val="DefaultParagraphFont"/>
    <w:uiPriority w:val="20"/>
    <w:qFormat/>
    <w:rsid w:val="00A56213"/>
    <w:rPr>
      <w:i/>
      <w:iCs/>
    </w:rPr>
  </w:style>
  <w:style w:type="paragraph" w:customStyle="1" w:styleId="paragraph">
    <w:name w:val="paragraph"/>
    <w:basedOn w:val="Normal"/>
    <w:rsid w:val="00B82FA6"/>
    <w:pPr>
      <w:spacing w:before="100" w:beforeAutospacing="1" w:after="100" w:afterAutospacing="1"/>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rsid w:val="00B82FA6"/>
  </w:style>
  <w:style w:type="character" w:customStyle="1" w:styleId="eop">
    <w:name w:val="eop"/>
    <w:basedOn w:val="DefaultParagraphFont"/>
    <w:rsid w:val="00B82FA6"/>
  </w:style>
  <w:style w:type="paragraph" w:styleId="TOC1">
    <w:name w:val="toc 1"/>
    <w:basedOn w:val="Normal"/>
    <w:next w:val="Normal"/>
    <w:autoRedefine/>
    <w:uiPriority w:val="39"/>
    <w:unhideWhenUsed/>
    <w:rsid w:val="00136C91"/>
    <w:pPr>
      <w:spacing w:after="100"/>
    </w:pPr>
  </w:style>
  <w:style w:type="paragraph" w:styleId="TOC2">
    <w:name w:val="toc 2"/>
    <w:basedOn w:val="Normal"/>
    <w:next w:val="Normal"/>
    <w:autoRedefine/>
    <w:uiPriority w:val="39"/>
    <w:unhideWhenUsed/>
    <w:rsid w:val="00136C91"/>
    <w:pPr>
      <w:spacing w:after="100"/>
      <w:ind w:left="200"/>
    </w:pPr>
  </w:style>
  <w:style w:type="character" w:styleId="Hyperlink">
    <w:name w:val="Hyperlink"/>
    <w:basedOn w:val="DefaultParagraphFont"/>
    <w:uiPriority w:val="99"/>
    <w:unhideWhenUsed/>
    <w:rsid w:val="00136C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3263">
      <w:bodyDiv w:val="1"/>
      <w:marLeft w:val="0"/>
      <w:marRight w:val="0"/>
      <w:marTop w:val="0"/>
      <w:marBottom w:val="0"/>
      <w:divBdr>
        <w:top w:val="none" w:sz="0" w:space="0" w:color="auto"/>
        <w:left w:val="none" w:sz="0" w:space="0" w:color="auto"/>
        <w:bottom w:val="none" w:sz="0" w:space="0" w:color="auto"/>
        <w:right w:val="none" w:sz="0" w:space="0" w:color="auto"/>
      </w:divBdr>
      <w:divsChild>
        <w:div w:id="1889874661">
          <w:marLeft w:val="0"/>
          <w:marRight w:val="0"/>
          <w:marTop w:val="0"/>
          <w:marBottom w:val="0"/>
          <w:divBdr>
            <w:top w:val="none" w:sz="0" w:space="0" w:color="auto"/>
            <w:left w:val="none" w:sz="0" w:space="0" w:color="auto"/>
            <w:bottom w:val="none" w:sz="0" w:space="0" w:color="auto"/>
            <w:right w:val="none" w:sz="0" w:space="0" w:color="auto"/>
          </w:divBdr>
        </w:div>
      </w:divsChild>
    </w:div>
    <w:div w:id="310328602">
      <w:bodyDiv w:val="1"/>
      <w:marLeft w:val="0"/>
      <w:marRight w:val="0"/>
      <w:marTop w:val="0"/>
      <w:marBottom w:val="0"/>
      <w:divBdr>
        <w:top w:val="none" w:sz="0" w:space="0" w:color="auto"/>
        <w:left w:val="none" w:sz="0" w:space="0" w:color="auto"/>
        <w:bottom w:val="none" w:sz="0" w:space="0" w:color="auto"/>
        <w:right w:val="none" w:sz="0" w:space="0" w:color="auto"/>
      </w:divBdr>
    </w:div>
    <w:div w:id="612640771">
      <w:bodyDiv w:val="1"/>
      <w:marLeft w:val="0"/>
      <w:marRight w:val="0"/>
      <w:marTop w:val="0"/>
      <w:marBottom w:val="0"/>
      <w:divBdr>
        <w:top w:val="none" w:sz="0" w:space="0" w:color="auto"/>
        <w:left w:val="none" w:sz="0" w:space="0" w:color="auto"/>
        <w:bottom w:val="none" w:sz="0" w:space="0" w:color="auto"/>
        <w:right w:val="none" w:sz="0" w:space="0" w:color="auto"/>
      </w:divBdr>
    </w:div>
    <w:div w:id="811749587">
      <w:bodyDiv w:val="1"/>
      <w:marLeft w:val="0"/>
      <w:marRight w:val="0"/>
      <w:marTop w:val="0"/>
      <w:marBottom w:val="0"/>
      <w:divBdr>
        <w:top w:val="none" w:sz="0" w:space="0" w:color="auto"/>
        <w:left w:val="none" w:sz="0" w:space="0" w:color="auto"/>
        <w:bottom w:val="none" w:sz="0" w:space="0" w:color="auto"/>
        <w:right w:val="none" w:sz="0" w:space="0" w:color="auto"/>
      </w:divBdr>
    </w:div>
    <w:div w:id="1905603697">
      <w:bodyDiv w:val="1"/>
      <w:marLeft w:val="0"/>
      <w:marRight w:val="0"/>
      <w:marTop w:val="0"/>
      <w:marBottom w:val="0"/>
      <w:divBdr>
        <w:top w:val="none" w:sz="0" w:space="0" w:color="auto"/>
        <w:left w:val="none" w:sz="0" w:space="0" w:color="auto"/>
        <w:bottom w:val="none" w:sz="0" w:space="0" w:color="auto"/>
        <w:right w:val="none" w:sz="0" w:space="0" w:color="auto"/>
      </w:divBdr>
      <w:divsChild>
        <w:div w:id="1365057825">
          <w:marLeft w:val="1500"/>
          <w:marRight w:val="0"/>
          <w:marTop w:val="0"/>
          <w:marBottom w:val="0"/>
          <w:divBdr>
            <w:top w:val="none" w:sz="0" w:space="0" w:color="auto"/>
            <w:left w:val="none" w:sz="0" w:space="0" w:color="auto"/>
            <w:bottom w:val="none" w:sz="0" w:space="0" w:color="auto"/>
            <w:right w:val="none" w:sz="0" w:space="0" w:color="auto"/>
          </w:divBdr>
        </w:div>
      </w:divsChild>
    </w:div>
    <w:div w:id="2106683741">
      <w:bodyDiv w:val="1"/>
      <w:marLeft w:val="0"/>
      <w:marRight w:val="0"/>
      <w:marTop w:val="0"/>
      <w:marBottom w:val="0"/>
      <w:divBdr>
        <w:top w:val="none" w:sz="0" w:space="0" w:color="auto"/>
        <w:left w:val="none" w:sz="0" w:space="0" w:color="auto"/>
        <w:bottom w:val="none" w:sz="0" w:space="0" w:color="auto"/>
        <w:right w:val="none" w:sz="0" w:space="0" w:color="auto"/>
      </w:divBdr>
      <w:divsChild>
        <w:div w:id="2110544264">
          <w:marLeft w:val="0"/>
          <w:marRight w:val="0"/>
          <w:marTop w:val="0"/>
          <w:marBottom w:val="0"/>
          <w:divBdr>
            <w:top w:val="none" w:sz="0" w:space="0" w:color="auto"/>
            <w:left w:val="none" w:sz="0" w:space="0" w:color="auto"/>
            <w:bottom w:val="none" w:sz="0" w:space="0" w:color="auto"/>
            <w:right w:val="none" w:sz="0" w:space="0" w:color="auto"/>
          </w:divBdr>
          <w:divsChild>
            <w:div w:id="1897473680">
              <w:marLeft w:val="0"/>
              <w:marRight w:val="0"/>
              <w:marTop w:val="0"/>
              <w:marBottom w:val="0"/>
              <w:divBdr>
                <w:top w:val="none" w:sz="0" w:space="0" w:color="auto"/>
                <w:left w:val="none" w:sz="0" w:space="0" w:color="auto"/>
                <w:bottom w:val="none" w:sz="0" w:space="0" w:color="auto"/>
                <w:right w:val="none" w:sz="0" w:space="0" w:color="auto"/>
              </w:divBdr>
            </w:div>
          </w:divsChild>
        </w:div>
        <w:div w:id="1248032231">
          <w:marLeft w:val="0"/>
          <w:marRight w:val="0"/>
          <w:marTop w:val="0"/>
          <w:marBottom w:val="0"/>
          <w:divBdr>
            <w:top w:val="none" w:sz="0" w:space="0" w:color="auto"/>
            <w:left w:val="none" w:sz="0" w:space="0" w:color="auto"/>
            <w:bottom w:val="none" w:sz="0" w:space="0" w:color="auto"/>
            <w:right w:val="none" w:sz="0" w:space="0" w:color="auto"/>
          </w:divBdr>
          <w:divsChild>
            <w:div w:id="1364208541">
              <w:marLeft w:val="0"/>
              <w:marRight w:val="0"/>
              <w:marTop w:val="0"/>
              <w:marBottom w:val="0"/>
              <w:divBdr>
                <w:top w:val="none" w:sz="0" w:space="0" w:color="auto"/>
                <w:left w:val="none" w:sz="0" w:space="0" w:color="auto"/>
                <w:bottom w:val="none" w:sz="0" w:space="0" w:color="auto"/>
                <w:right w:val="none" w:sz="0" w:space="0" w:color="auto"/>
              </w:divBdr>
            </w:div>
          </w:divsChild>
        </w:div>
        <w:div w:id="1717924103">
          <w:marLeft w:val="0"/>
          <w:marRight w:val="0"/>
          <w:marTop w:val="0"/>
          <w:marBottom w:val="0"/>
          <w:divBdr>
            <w:top w:val="none" w:sz="0" w:space="0" w:color="auto"/>
            <w:left w:val="none" w:sz="0" w:space="0" w:color="auto"/>
            <w:bottom w:val="none" w:sz="0" w:space="0" w:color="auto"/>
            <w:right w:val="none" w:sz="0" w:space="0" w:color="auto"/>
          </w:divBdr>
          <w:divsChild>
            <w:div w:id="1421951380">
              <w:marLeft w:val="0"/>
              <w:marRight w:val="0"/>
              <w:marTop w:val="0"/>
              <w:marBottom w:val="0"/>
              <w:divBdr>
                <w:top w:val="none" w:sz="0" w:space="0" w:color="auto"/>
                <w:left w:val="none" w:sz="0" w:space="0" w:color="auto"/>
                <w:bottom w:val="none" w:sz="0" w:space="0" w:color="auto"/>
                <w:right w:val="none" w:sz="0" w:space="0" w:color="auto"/>
              </w:divBdr>
            </w:div>
          </w:divsChild>
        </w:div>
        <w:div w:id="395009455">
          <w:marLeft w:val="0"/>
          <w:marRight w:val="0"/>
          <w:marTop w:val="0"/>
          <w:marBottom w:val="0"/>
          <w:divBdr>
            <w:top w:val="none" w:sz="0" w:space="0" w:color="auto"/>
            <w:left w:val="none" w:sz="0" w:space="0" w:color="auto"/>
            <w:bottom w:val="none" w:sz="0" w:space="0" w:color="auto"/>
            <w:right w:val="none" w:sz="0" w:space="0" w:color="auto"/>
          </w:divBdr>
          <w:divsChild>
            <w:div w:id="1276866588">
              <w:marLeft w:val="0"/>
              <w:marRight w:val="0"/>
              <w:marTop w:val="0"/>
              <w:marBottom w:val="0"/>
              <w:divBdr>
                <w:top w:val="none" w:sz="0" w:space="0" w:color="auto"/>
                <w:left w:val="none" w:sz="0" w:space="0" w:color="auto"/>
                <w:bottom w:val="none" w:sz="0" w:space="0" w:color="auto"/>
                <w:right w:val="none" w:sz="0" w:space="0" w:color="auto"/>
              </w:divBdr>
            </w:div>
          </w:divsChild>
        </w:div>
        <w:div w:id="1339500260">
          <w:marLeft w:val="0"/>
          <w:marRight w:val="0"/>
          <w:marTop w:val="0"/>
          <w:marBottom w:val="0"/>
          <w:divBdr>
            <w:top w:val="none" w:sz="0" w:space="0" w:color="auto"/>
            <w:left w:val="none" w:sz="0" w:space="0" w:color="auto"/>
            <w:bottom w:val="none" w:sz="0" w:space="0" w:color="auto"/>
            <w:right w:val="none" w:sz="0" w:space="0" w:color="auto"/>
          </w:divBdr>
          <w:divsChild>
            <w:div w:id="896598126">
              <w:marLeft w:val="0"/>
              <w:marRight w:val="0"/>
              <w:marTop w:val="0"/>
              <w:marBottom w:val="0"/>
              <w:divBdr>
                <w:top w:val="none" w:sz="0" w:space="0" w:color="auto"/>
                <w:left w:val="none" w:sz="0" w:space="0" w:color="auto"/>
                <w:bottom w:val="none" w:sz="0" w:space="0" w:color="auto"/>
                <w:right w:val="none" w:sz="0" w:space="0" w:color="auto"/>
              </w:divBdr>
            </w:div>
            <w:div w:id="350764292">
              <w:marLeft w:val="0"/>
              <w:marRight w:val="0"/>
              <w:marTop w:val="0"/>
              <w:marBottom w:val="0"/>
              <w:divBdr>
                <w:top w:val="none" w:sz="0" w:space="0" w:color="auto"/>
                <w:left w:val="none" w:sz="0" w:space="0" w:color="auto"/>
                <w:bottom w:val="none" w:sz="0" w:space="0" w:color="auto"/>
                <w:right w:val="none" w:sz="0" w:space="0" w:color="auto"/>
              </w:divBdr>
            </w:div>
          </w:divsChild>
        </w:div>
        <w:div w:id="1085685855">
          <w:marLeft w:val="0"/>
          <w:marRight w:val="0"/>
          <w:marTop w:val="0"/>
          <w:marBottom w:val="0"/>
          <w:divBdr>
            <w:top w:val="none" w:sz="0" w:space="0" w:color="auto"/>
            <w:left w:val="none" w:sz="0" w:space="0" w:color="auto"/>
            <w:bottom w:val="none" w:sz="0" w:space="0" w:color="auto"/>
            <w:right w:val="none" w:sz="0" w:space="0" w:color="auto"/>
          </w:divBdr>
          <w:divsChild>
            <w:div w:id="81923245">
              <w:marLeft w:val="0"/>
              <w:marRight w:val="0"/>
              <w:marTop w:val="0"/>
              <w:marBottom w:val="0"/>
              <w:divBdr>
                <w:top w:val="none" w:sz="0" w:space="0" w:color="auto"/>
                <w:left w:val="none" w:sz="0" w:space="0" w:color="auto"/>
                <w:bottom w:val="none" w:sz="0" w:space="0" w:color="auto"/>
                <w:right w:val="none" w:sz="0" w:space="0" w:color="auto"/>
              </w:divBdr>
            </w:div>
            <w:div w:id="1541241564">
              <w:marLeft w:val="0"/>
              <w:marRight w:val="0"/>
              <w:marTop w:val="0"/>
              <w:marBottom w:val="0"/>
              <w:divBdr>
                <w:top w:val="none" w:sz="0" w:space="0" w:color="auto"/>
                <w:left w:val="none" w:sz="0" w:space="0" w:color="auto"/>
                <w:bottom w:val="none" w:sz="0" w:space="0" w:color="auto"/>
                <w:right w:val="none" w:sz="0" w:space="0" w:color="auto"/>
              </w:divBdr>
            </w:div>
            <w:div w:id="1669600433">
              <w:marLeft w:val="0"/>
              <w:marRight w:val="0"/>
              <w:marTop w:val="0"/>
              <w:marBottom w:val="0"/>
              <w:divBdr>
                <w:top w:val="none" w:sz="0" w:space="0" w:color="auto"/>
                <w:left w:val="none" w:sz="0" w:space="0" w:color="auto"/>
                <w:bottom w:val="none" w:sz="0" w:space="0" w:color="auto"/>
                <w:right w:val="none" w:sz="0" w:space="0" w:color="auto"/>
              </w:divBdr>
            </w:div>
            <w:div w:id="1551724257">
              <w:marLeft w:val="0"/>
              <w:marRight w:val="0"/>
              <w:marTop w:val="0"/>
              <w:marBottom w:val="0"/>
              <w:divBdr>
                <w:top w:val="none" w:sz="0" w:space="0" w:color="auto"/>
                <w:left w:val="none" w:sz="0" w:space="0" w:color="auto"/>
                <w:bottom w:val="none" w:sz="0" w:space="0" w:color="auto"/>
                <w:right w:val="none" w:sz="0" w:space="0" w:color="auto"/>
              </w:divBdr>
            </w:div>
            <w:div w:id="1235824171">
              <w:marLeft w:val="0"/>
              <w:marRight w:val="0"/>
              <w:marTop w:val="0"/>
              <w:marBottom w:val="0"/>
              <w:divBdr>
                <w:top w:val="none" w:sz="0" w:space="0" w:color="auto"/>
                <w:left w:val="none" w:sz="0" w:space="0" w:color="auto"/>
                <w:bottom w:val="none" w:sz="0" w:space="0" w:color="auto"/>
                <w:right w:val="none" w:sz="0" w:space="0" w:color="auto"/>
              </w:divBdr>
            </w:div>
          </w:divsChild>
        </w:div>
        <w:div w:id="1525704366">
          <w:marLeft w:val="0"/>
          <w:marRight w:val="0"/>
          <w:marTop w:val="0"/>
          <w:marBottom w:val="0"/>
          <w:divBdr>
            <w:top w:val="none" w:sz="0" w:space="0" w:color="auto"/>
            <w:left w:val="none" w:sz="0" w:space="0" w:color="auto"/>
            <w:bottom w:val="none" w:sz="0" w:space="0" w:color="auto"/>
            <w:right w:val="none" w:sz="0" w:space="0" w:color="auto"/>
          </w:divBdr>
          <w:divsChild>
            <w:div w:id="577862654">
              <w:marLeft w:val="0"/>
              <w:marRight w:val="0"/>
              <w:marTop w:val="0"/>
              <w:marBottom w:val="0"/>
              <w:divBdr>
                <w:top w:val="none" w:sz="0" w:space="0" w:color="auto"/>
                <w:left w:val="none" w:sz="0" w:space="0" w:color="auto"/>
                <w:bottom w:val="none" w:sz="0" w:space="0" w:color="auto"/>
                <w:right w:val="none" w:sz="0" w:space="0" w:color="auto"/>
              </w:divBdr>
            </w:div>
          </w:divsChild>
        </w:div>
        <w:div w:id="443964950">
          <w:marLeft w:val="0"/>
          <w:marRight w:val="0"/>
          <w:marTop w:val="0"/>
          <w:marBottom w:val="0"/>
          <w:divBdr>
            <w:top w:val="none" w:sz="0" w:space="0" w:color="auto"/>
            <w:left w:val="none" w:sz="0" w:space="0" w:color="auto"/>
            <w:bottom w:val="none" w:sz="0" w:space="0" w:color="auto"/>
            <w:right w:val="none" w:sz="0" w:space="0" w:color="auto"/>
          </w:divBdr>
          <w:divsChild>
            <w:div w:id="1144587782">
              <w:marLeft w:val="0"/>
              <w:marRight w:val="0"/>
              <w:marTop w:val="0"/>
              <w:marBottom w:val="0"/>
              <w:divBdr>
                <w:top w:val="none" w:sz="0" w:space="0" w:color="auto"/>
                <w:left w:val="none" w:sz="0" w:space="0" w:color="auto"/>
                <w:bottom w:val="none" w:sz="0" w:space="0" w:color="auto"/>
                <w:right w:val="none" w:sz="0" w:space="0" w:color="auto"/>
              </w:divBdr>
            </w:div>
            <w:div w:id="578639149">
              <w:marLeft w:val="0"/>
              <w:marRight w:val="0"/>
              <w:marTop w:val="0"/>
              <w:marBottom w:val="0"/>
              <w:divBdr>
                <w:top w:val="none" w:sz="0" w:space="0" w:color="auto"/>
                <w:left w:val="none" w:sz="0" w:space="0" w:color="auto"/>
                <w:bottom w:val="none" w:sz="0" w:space="0" w:color="auto"/>
                <w:right w:val="none" w:sz="0" w:space="0" w:color="auto"/>
              </w:divBdr>
            </w:div>
            <w:div w:id="1322545676">
              <w:marLeft w:val="0"/>
              <w:marRight w:val="0"/>
              <w:marTop w:val="0"/>
              <w:marBottom w:val="0"/>
              <w:divBdr>
                <w:top w:val="none" w:sz="0" w:space="0" w:color="auto"/>
                <w:left w:val="none" w:sz="0" w:space="0" w:color="auto"/>
                <w:bottom w:val="none" w:sz="0" w:space="0" w:color="auto"/>
                <w:right w:val="none" w:sz="0" w:space="0" w:color="auto"/>
              </w:divBdr>
            </w:div>
            <w:div w:id="1419713404">
              <w:marLeft w:val="0"/>
              <w:marRight w:val="0"/>
              <w:marTop w:val="0"/>
              <w:marBottom w:val="0"/>
              <w:divBdr>
                <w:top w:val="none" w:sz="0" w:space="0" w:color="auto"/>
                <w:left w:val="none" w:sz="0" w:space="0" w:color="auto"/>
                <w:bottom w:val="none" w:sz="0" w:space="0" w:color="auto"/>
                <w:right w:val="none" w:sz="0" w:space="0" w:color="auto"/>
              </w:divBdr>
            </w:div>
            <w:div w:id="2061399152">
              <w:marLeft w:val="0"/>
              <w:marRight w:val="0"/>
              <w:marTop w:val="0"/>
              <w:marBottom w:val="0"/>
              <w:divBdr>
                <w:top w:val="none" w:sz="0" w:space="0" w:color="auto"/>
                <w:left w:val="none" w:sz="0" w:space="0" w:color="auto"/>
                <w:bottom w:val="none" w:sz="0" w:space="0" w:color="auto"/>
                <w:right w:val="none" w:sz="0" w:space="0" w:color="auto"/>
              </w:divBdr>
            </w:div>
          </w:divsChild>
        </w:div>
        <w:div w:id="1726828511">
          <w:marLeft w:val="0"/>
          <w:marRight w:val="0"/>
          <w:marTop w:val="0"/>
          <w:marBottom w:val="0"/>
          <w:divBdr>
            <w:top w:val="none" w:sz="0" w:space="0" w:color="auto"/>
            <w:left w:val="none" w:sz="0" w:space="0" w:color="auto"/>
            <w:bottom w:val="none" w:sz="0" w:space="0" w:color="auto"/>
            <w:right w:val="none" w:sz="0" w:space="0" w:color="auto"/>
          </w:divBdr>
          <w:divsChild>
            <w:div w:id="624432775">
              <w:marLeft w:val="0"/>
              <w:marRight w:val="0"/>
              <w:marTop w:val="0"/>
              <w:marBottom w:val="0"/>
              <w:divBdr>
                <w:top w:val="none" w:sz="0" w:space="0" w:color="auto"/>
                <w:left w:val="none" w:sz="0" w:space="0" w:color="auto"/>
                <w:bottom w:val="none" w:sz="0" w:space="0" w:color="auto"/>
                <w:right w:val="none" w:sz="0" w:space="0" w:color="auto"/>
              </w:divBdr>
            </w:div>
            <w:div w:id="1466965319">
              <w:marLeft w:val="0"/>
              <w:marRight w:val="0"/>
              <w:marTop w:val="0"/>
              <w:marBottom w:val="0"/>
              <w:divBdr>
                <w:top w:val="none" w:sz="0" w:space="0" w:color="auto"/>
                <w:left w:val="none" w:sz="0" w:space="0" w:color="auto"/>
                <w:bottom w:val="none" w:sz="0" w:space="0" w:color="auto"/>
                <w:right w:val="none" w:sz="0" w:space="0" w:color="auto"/>
              </w:divBdr>
            </w:div>
            <w:div w:id="1148595026">
              <w:marLeft w:val="0"/>
              <w:marRight w:val="0"/>
              <w:marTop w:val="0"/>
              <w:marBottom w:val="0"/>
              <w:divBdr>
                <w:top w:val="none" w:sz="0" w:space="0" w:color="auto"/>
                <w:left w:val="none" w:sz="0" w:space="0" w:color="auto"/>
                <w:bottom w:val="none" w:sz="0" w:space="0" w:color="auto"/>
                <w:right w:val="none" w:sz="0" w:space="0" w:color="auto"/>
              </w:divBdr>
            </w:div>
            <w:div w:id="165554295">
              <w:marLeft w:val="0"/>
              <w:marRight w:val="0"/>
              <w:marTop w:val="0"/>
              <w:marBottom w:val="0"/>
              <w:divBdr>
                <w:top w:val="none" w:sz="0" w:space="0" w:color="auto"/>
                <w:left w:val="none" w:sz="0" w:space="0" w:color="auto"/>
                <w:bottom w:val="none" w:sz="0" w:space="0" w:color="auto"/>
                <w:right w:val="none" w:sz="0" w:space="0" w:color="auto"/>
              </w:divBdr>
            </w:div>
            <w:div w:id="1926306323">
              <w:marLeft w:val="0"/>
              <w:marRight w:val="0"/>
              <w:marTop w:val="0"/>
              <w:marBottom w:val="0"/>
              <w:divBdr>
                <w:top w:val="none" w:sz="0" w:space="0" w:color="auto"/>
                <w:left w:val="none" w:sz="0" w:space="0" w:color="auto"/>
                <w:bottom w:val="none" w:sz="0" w:space="0" w:color="auto"/>
                <w:right w:val="none" w:sz="0" w:space="0" w:color="auto"/>
              </w:divBdr>
            </w:div>
            <w:div w:id="1476530783">
              <w:marLeft w:val="0"/>
              <w:marRight w:val="0"/>
              <w:marTop w:val="0"/>
              <w:marBottom w:val="0"/>
              <w:divBdr>
                <w:top w:val="none" w:sz="0" w:space="0" w:color="auto"/>
                <w:left w:val="none" w:sz="0" w:space="0" w:color="auto"/>
                <w:bottom w:val="none" w:sz="0" w:space="0" w:color="auto"/>
                <w:right w:val="none" w:sz="0" w:space="0" w:color="auto"/>
              </w:divBdr>
            </w:div>
          </w:divsChild>
        </w:div>
        <w:div w:id="784230836">
          <w:marLeft w:val="0"/>
          <w:marRight w:val="0"/>
          <w:marTop w:val="0"/>
          <w:marBottom w:val="0"/>
          <w:divBdr>
            <w:top w:val="none" w:sz="0" w:space="0" w:color="auto"/>
            <w:left w:val="none" w:sz="0" w:space="0" w:color="auto"/>
            <w:bottom w:val="none" w:sz="0" w:space="0" w:color="auto"/>
            <w:right w:val="none" w:sz="0" w:space="0" w:color="auto"/>
          </w:divBdr>
          <w:divsChild>
            <w:div w:id="963191605">
              <w:marLeft w:val="0"/>
              <w:marRight w:val="0"/>
              <w:marTop w:val="0"/>
              <w:marBottom w:val="0"/>
              <w:divBdr>
                <w:top w:val="none" w:sz="0" w:space="0" w:color="auto"/>
                <w:left w:val="none" w:sz="0" w:space="0" w:color="auto"/>
                <w:bottom w:val="none" w:sz="0" w:space="0" w:color="auto"/>
                <w:right w:val="none" w:sz="0" w:space="0" w:color="auto"/>
              </w:divBdr>
            </w:div>
          </w:divsChild>
        </w:div>
        <w:div w:id="2042776599">
          <w:marLeft w:val="0"/>
          <w:marRight w:val="0"/>
          <w:marTop w:val="0"/>
          <w:marBottom w:val="0"/>
          <w:divBdr>
            <w:top w:val="none" w:sz="0" w:space="0" w:color="auto"/>
            <w:left w:val="none" w:sz="0" w:space="0" w:color="auto"/>
            <w:bottom w:val="none" w:sz="0" w:space="0" w:color="auto"/>
            <w:right w:val="none" w:sz="0" w:space="0" w:color="auto"/>
          </w:divBdr>
          <w:divsChild>
            <w:div w:id="1014649977">
              <w:marLeft w:val="0"/>
              <w:marRight w:val="0"/>
              <w:marTop w:val="0"/>
              <w:marBottom w:val="0"/>
              <w:divBdr>
                <w:top w:val="none" w:sz="0" w:space="0" w:color="auto"/>
                <w:left w:val="none" w:sz="0" w:space="0" w:color="auto"/>
                <w:bottom w:val="none" w:sz="0" w:space="0" w:color="auto"/>
                <w:right w:val="none" w:sz="0" w:space="0" w:color="auto"/>
              </w:divBdr>
            </w:div>
            <w:div w:id="991060737">
              <w:marLeft w:val="0"/>
              <w:marRight w:val="0"/>
              <w:marTop w:val="0"/>
              <w:marBottom w:val="0"/>
              <w:divBdr>
                <w:top w:val="none" w:sz="0" w:space="0" w:color="auto"/>
                <w:left w:val="none" w:sz="0" w:space="0" w:color="auto"/>
                <w:bottom w:val="none" w:sz="0" w:space="0" w:color="auto"/>
                <w:right w:val="none" w:sz="0" w:space="0" w:color="auto"/>
              </w:divBdr>
            </w:div>
            <w:div w:id="1041325804">
              <w:marLeft w:val="0"/>
              <w:marRight w:val="0"/>
              <w:marTop w:val="0"/>
              <w:marBottom w:val="0"/>
              <w:divBdr>
                <w:top w:val="none" w:sz="0" w:space="0" w:color="auto"/>
                <w:left w:val="none" w:sz="0" w:space="0" w:color="auto"/>
                <w:bottom w:val="none" w:sz="0" w:space="0" w:color="auto"/>
                <w:right w:val="none" w:sz="0" w:space="0" w:color="auto"/>
              </w:divBdr>
            </w:div>
            <w:div w:id="749277402">
              <w:marLeft w:val="0"/>
              <w:marRight w:val="0"/>
              <w:marTop w:val="0"/>
              <w:marBottom w:val="0"/>
              <w:divBdr>
                <w:top w:val="none" w:sz="0" w:space="0" w:color="auto"/>
                <w:left w:val="none" w:sz="0" w:space="0" w:color="auto"/>
                <w:bottom w:val="none" w:sz="0" w:space="0" w:color="auto"/>
                <w:right w:val="none" w:sz="0" w:space="0" w:color="auto"/>
              </w:divBdr>
            </w:div>
            <w:div w:id="2134249645">
              <w:marLeft w:val="0"/>
              <w:marRight w:val="0"/>
              <w:marTop w:val="0"/>
              <w:marBottom w:val="0"/>
              <w:divBdr>
                <w:top w:val="none" w:sz="0" w:space="0" w:color="auto"/>
                <w:left w:val="none" w:sz="0" w:space="0" w:color="auto"/>
                <w:bottom w:val="none" w:sz="0" w:space="0" w:color="auto"/>
                <w:right w:val="none" w:sz="0" w:space="0" w:color="auto"/>
              </w:divBdr>
            </w:div>
            <w:div w:id="929237841">
              <w:marLeft w:val="0"/>
              <w:marRight w:val="0"/>
              <w:marTop w:val="0"/>
              <w:marBottom w:val="0"/>
              <w:divBdr>
                <w:top w:val="none" w:sz="0" w:space="0" w:color="auto"/>
                <w:left w:val="none" w:sz="0" w:space="0" w:color="auto"/>
                <w:bottom w:val="none" w:sz="0" w:space="0" w:color="auto"/>
                <w:right w:val="none" w:sz="0" w:space="0" w:color="auto"/>
              </w:divBdr>
            </w:div>
            <w:div w:id="493184177">
              <w:marLeft w:val="0"/>
              <w:marRight w:val="0"/>
              <w:marTop w:val="0"/>
              <w:marBottom w:val="0"/>
              <w:divBdr>
                <w:top w:val="none" w:sz="0" w:space="0" w:color="auto"/>
                <w:left w:val="none" w:sz="0" w:space="0" w:color="auto"/>
                <w:bottom w:val="none" w:sz="0" w:space="0" w:color="auto"/>
                <w:right w:val="none" w:sz="0" w:space="0" w:color="auto"/>
              </w:divBdr>
            </w:div>
          </w:divsChild>
        </w:div>
        <w:div w:id="130560916">
          <w:marLeft w:val="0"/>
          <w:marRight w:val="0"/>
          <w:marTop w:val="0"/>
          <w:marBottom w:val="0"/>
          <w:divBdr>
            <w:top w:val="none" w:sz="0" w:space="0" w:color="auto"/>
            <w:left w:val="none" w:sz="0" w:space="0" w:color="auto"/>
            <w:bottom w:val="none" w:sz="0" w:space="0" w:color="auto"/>
            <w:right w:val="none" w:sz="0" w:space="0" w:color="auto"/>
          </w:divBdr>
          <w:divsChild>
            <w:div w:id="578950413">
              <w:marLeft w:val="0"/>
              <w:marRight w:val="0"/>
              <w:marTop w:val="0"/>
              <w:marBottom w:val="0"/>
              <w:divBdr>
                <w:top w:val="none" w:sz="0" w:space="0" w:color="auto"/>
                <w:left w:val="none" w:sz="0" w:space="0" w:color="auto"/>
                <w:bottom w:val="none" w:sz="0" w:space="0" w:color="auto"/>
                <w:right w:val="none" w:sz="0" w:space="0" w:color="auto"/>
              </w:divBdr>
            </w:div>
            <w:div w:id="505485344">
              <w:marLeft w:val="0"/>
              <w:marRight w:val="0"/>
              <w:marTop w:val="0"/>
              <w:marBottom w:val="0"/>
              <w:divBdr>
                <w:top w:val="none" w:sz="0" w:space="0" w:color="auto"/>
                <w:left w:val="none" w:sz="0" w:space="0" w:color="auto"/>
                <w:bottom w:val="none" w:sz="0" w:space="0" w:color="auto"/>
                <w:right w:val="none" w:sz="0" w:space="0" w:color="auto"/>
              </w:divBdr>
            </w:div>
            <w:div w:id="296106638">
              <w:marLeft w:val="0"/>
              <w:marRight w:val="0"/>
              <w:marTop w:val="0"/>
              <w:marBottom w:val="0"/>
              <w:divBdr>
                <w:top w:val="none" w:sz="0" w:space="0" w:color="auto"/>
                <w:left w:val="none" w:sz="0" w:space="0" w:color="auto"/>
                <w:bottom w:val="none" w:sz="0" w:space="0" w:color="auto"/>
                <w:right w:val="none" w:sz="0" w:space="0" w:color="auto"/>
              </w:divBdr>
            </w:div>
            <w:div w:id="1949316939">
              <w:marLeft w:val="0"/>
              <w:marRight w:val="0"/>
              <w:marTop w:val="0"/>
              <w:marBottom w:val="0"/>
              <w:divBdr>
                <w:top w:val="none" w:sz="0" w:space="0" w:color="auto"/>
                <w:left w:val="none" w:sz="0" w:space="0" w:color="auto"/>
                <w:bottom w:val="none" w:sz="0" w:space="0" w:color="auto"/>
                <w:right w:val="none" w:sz="0" w:space="0" w:color="auto"/>
              </w:divBdr>
            </w:div>
            <w:div w:id="1183012760">
              <w:marLeft w:val="0"/>
              <w:marRight w:val="0"/>
              <w:marTop w:val="0"/>
              <w:marBottom w:val="0"/>
              <w:divBdr>
                <w:top w:val="none" w:sz="0" w:space="0" w:color="auto"/>
                <w:left w:val="none" w:sz="0" w:space="0" w:color="auto"/>
                <w:bottom w:val="none" w:sz="0" w:space="0" w:color="auto"/>
                <w:right w:val="none" w:sz="0" w:space="0" w:color="auto"/>
              </w:divBdr>
            </w:div>
            <w:div w:id="129905341">
              <w:marLeft w:val="0"/>
              <w:marRight w:val="0"/>
              <w:marTop w:val="0"/>
              <w:marBottom w:val="0"/>
              <w:divBdr>
                <w:top w:val="none" w:sz="0" w:space="0" w:color="auto"/>
                <w:left w:val="none" w:sz="0" w:space="0" w:color="auto"/>
                <w:bottom w:val="none" w:sz="0" w:space="0" w:color="auto"/>
                <w:right w:val="none" w:sz="0" w:space="0" w:color="auto"/>
              </w:divBdr>
            </w:div>
          </w:divsChild>
        </w:div>
        <w:div w:id="1297418558">
          <w:marLeft w:val="0"/>
          <w:marRight w:val="0"/>
          <w:marTop w:val="0"/>
          <w:marBottom w:val="0"/>
          <w:divBdr>
            <w:top w:val="none" w:sz="0" w:space="0" w:color="auto"/>
            <w:left w:val="none" w:sz="0" w:space="0" w:color="auto"/>
            <w:bottom w:val="none" w:sz="0" w:space="0" w:color="auto"/>
            <w:right w:val="none" w:sz="0" w:space="0" w:color="auto"/>
          </w:divBdr>
          <w:divsChild>
            <w:div w:id="1521040764">
              <w:marLeft w:val="0"/>
              <w:marRight w:val="0"/>
              <w:marTop w:val="0"/>
              <w:marBottom w:val="0"/>
              <w:divBdr>
                <w:top w:val="none" w:sz="0" w:space="0" w:color="auto"/>
                <w:left w:val="none" w:sz="0" w:space="0" w:color="auto"/>
                <w:bottom w:val="none" w:sz="0" w:space="0" w:color="auto"/>
                <w:right w:val="none" w:sz="0" w:space="0" w:color="auto"/>
              </w:divBdr>
            </w:div>
          </w:divsChild>
        </w:div>
        <w:div w:id="484054594">
          <w:marLeft w:val="0"/>
          <w:marRight w:val="0"/>
          <w:marTop w:val="0"/>
          <w:marBottom w:val="0"/>
          <w:divBdr>
            <w:top w:val="none" w:sz="0" w:space="0" w:color="auto"/>
            <w:left w:val="none" w:sz="0" w:space="0" w:color="auto"/>
            <w:bottom w:val="none" w:sz="0" w:space="0" w:color="auto"/>
            <w:right w:val="none" w:sz="0" w:space="0" w:color="auto"/>
          </w:divBdr>
          <w:divsChild>
            <w:div w:id="249126311">
              <w:marLeft w:val="0"/>
              <w:marRight w:val="0"/>
              <w:marTop w:val="0"/>
              <w:marBottom w:val="0"/>
              <w:divBdr>
                <w:top w:val="none" w:sz="0" w:space="0" w:color="auto"/>
                <w:left w:val="none" w:sz="0" w:space="0" w:color="auto"/>
                <w:bottom w:val="none" w:sz="0" w:space="0" w:color="auto"/>
                <w:right w:val="none" w:sz="0" w:space="0" w:color="auto"/>
              </w:divBdr>
            </w:div>
            <w:div w:id="1911579767">
              <w:marLeft w:val="0"/>
              <w:marRight w:val="0"/>
              <w:marTop w:val="0"/>
              <w:marBottom w:val="0"/>
              <w:divBdr>
                <w:top w:val="none" w:sz="0" w:space="0" w:color="auto"/>
                <w:left w:val="none" w:sz="0" w:space="0" w:color="auto"/>
                <w:bottom w:val="none" w:sz="0" w:space="0" w:color="auto"/>
                <w:right w:val="none" w:sz="0" w:space="0" w:color="auto"/>
              </w:divBdr>
            </w:div>
            <w:div w:id="1054743330">
              <w:marLeft w:val="0"/>
              <w:marRight w:val="0"/>
              <w:marTop w:val="0"/>
              <w:marBottom w:val="0"/>
              <w:divBdr>
                <w:top w:val="none" w:sz="0" w:space="0" w:color="auto"/>
                <w:left w:val="none" w:sz="0" w:space="0" w:color="auto"/>
                <w:bottom w:val="none" w:sz="0" w:space="0" w:color="auto"/>
                <w:right w:val="none" w:sz="0" w:space="0" w:color="auto"/>
              </w:divBdr>
            </w:div>
            <w:div w:id="596206">
              <w:marLeft w:val="0"/>
              <w:marRight w:val="0"/>
              <w:marTop w:val="0"/>
              <w:marBottom w:val="0"/>
              <w:divBdr>
                <w:top w:val="none" w:sz="0" w:space="0" w:color="auto"/>
                <w:left w:val="none" w:sz="0" w:space="0" w:color="auto"/>
                <w:bottom w:val="none" w:sz="0" w:space="0" w:color="auto"/>
                <w:right w:val="none" w:sz="0" w:space="0" w:color="auto"/>
              </w:divBdr>
            </w:div>
            <w:div w:id="66996423">
              <w:marLeft w:val="0"/>
              <w:marRight w:val="0"/>
              <w:marTop w:val="0"/>
              <w:marBottom w:val="0"/>
              <w:divBdr>
                <w:top w:val="none" w:sz="0" w:space="0" w:color="auto"/>
                <w:left w:val="none" w:sz="0" w:space="0" w:color="auto"/>
                <w:bottom w:val="none" w:sz="0" w:space="0" w:color="auto"/>
                <w:right w:val="none" w:sz="0" w:space="0" w:color="auto"/>
              </w:divBdr>
            </w:div>
            <w:div w:id="325673628">
              <w:marLeft w:val="0"/>
              <w:marRight w:val="0"/>
              <w:marTop w:val="0"/>
              <w:marBottom w:val="0"/>
              <w:divBdr>
                <w:top w:val="none" w:sz="0" w:space="0" w:color="auto"/>
                <w:left w:val="none" w:sz="0" w:space="0" w:color="auto"/>
                <w:bottom w:val="none" w:sz="0" w:space="0" w:color="auto"/>
                <w:right w:val="none" w:sz="0" w:space="0" w:color="auto"/>
              </w:divBdr>
            </w:div>
          </w:divsChild>
        </w:div>
        <w:div w:id="905073195">
          <w:marLeft w:val="0"/>
          <w:marRight w:val="0"/>
          <w:marTop w:val="0"/>
          <w:marBottom w:val="0"/>
          <w:divBdr>
            <w:top w:val="none" w:sz="0" w:space="0" w:color="auto"/>
            <w:left w:val="none" w:sz="0" w:space="0" w:color="auto"/>
            <w:bottom w:val="none" w:sz="0" w:space="0" w:color="auto"/>
            <w:right w:val="none" w:sz="0" w:space="0" w:color="auto"/>
          </w:divBdr>
          <w:divsChild>
            <w:div w:id="1808743207">
              <w:marLeft w:val="0"/>
              <w:marRight w:val="0"/>
              <w:marTop w:val="0"/>
              <w:marBottom w:val="0"/>
              <w:divBdr>
                <w:top w:val="none" w:sz="0" w:space="0" w:color="auto"/>
                <w:left w:val="none" w:sz="0" w:space="0" w:color="auto"/>
                <w:bottom w:val="none" w:sz="0" w:space="0" w:color="auto"/>
                <w:right w:val="none" w:sz="0" w:space="0" w:color="auto"/>
              </w:divBdr>
            </w:div>
            <w:div w:id="1876312684">
              <w:marLeft w:val="0"/>
              <w:marRight w:val="0"/>
              <w:marTop w:val="0"/>
              <w:marBottom w:val="0"/>
              <w:divBdr>
                <w:top w:val="none" w:sz="0" w:space="0" w:color="auto"/>
                <w:left w:val="none" w:sz="0" w:space="0" w:color="auto"/>
                <w:bottom w:val="none" w:sz="0" w:space="0" w:color="auto"/>
                <w:right w:val="none" w:sz="0" w:space="0" w:color="auto"/>
              </w:divBdr>
            </w:div>
            <w:div w:id="1013997874">
              <w:marLeft w:val="0"/>
              <w:marRight w:val="0"/>
              <w:marTop w:val="0"/>
              <w:marBottom w:val="0"/>
              <w:divBdr>
                <w:top w:val="none" w:sz="0" w:space="0" w:color="auto"/>
                <w:left w:val="none" w:sz="0" w:space="0" w:color="auto"/>
                <w:bottom w:val="none" w:sz="0" w:space="0" w:color="auto"/>
                <w:right w:val="none" w:sz="0" w:space="0" w:color="auto"/>
              </w:divBdr>
            </w:div>
            <w:div w:id="1711760285">
              <w:marLeft w:val="0"/>
              <w:marRight w:val="0"/>
              <w:marTop w:val="0"/>
              <w:marBottom w:val="0"/>
              <w:divBdr>
                <w:top w:val="none" w:sz="0" w:space="0" w:color="auto"/>
                <w:left w:val="none" w:sz="0" w:space="0" w:color="auto"/>
                <w:bottom w:val="none" w:sz="0" w:space="0" w:color="auto"/>
                <w:right w:val="none" w:sz="0" w:space="0" w:color="auto"/>
              </w:divBdr>
            </w:div>
            <w:div w:id="397287498">
              <w:marLeft w:val="0"/>
              <w:marRight w:val="0"/>
              <w:marTop w:val="0"/>
              <w:marBottom w:val="0"/>
              <w:divBdr>
                <w:top w:val="none" w:sz="0" w:space="0" w:color="auto"/>
                <w:left w:val="none" w:sz="0" w:space="0" w:color="auto"/>
                <w:bottom w:val="none" w:sz="0" w:space="0" w:color="auto"/>
                <w:right w:val="none" w:sz="0" w:space="0" w:color="auto"/>
              </w:divBdr>
            </w:div>
            <w:div w:id="1332837059">
              <w:marLeft w:val="0"/>
              <w:marRight w:val="0"/>
              <w:marTop w:val="0"/>
              <w:marBottom w:val="0"/>
              <w:divBdr>
                <w:top w:val="none" w:sz="0" w:space="0" w:color="auto"/>
                <w:left w:val="none" w:sz="0" w:space="0" w:color="auto"/>
                <w:bottom w:val="none" w:sz="0" w:space="0" w:color="auto"/>
                <w:right w:val="none" w:sz="0" w:space="0" w:color="auto"/>
              </w:divBdr>
            </w:div>
            <w:div w:id="1133595661">
              <w:marLeft w:val="0"/>
              <w:marRight w:val="0"/>
              <w:marTop w:val="0"/>
              <w:marBottom w:val="0"/>
              <w:divBdr>
                <w:top w:val="none" w:sz="0" w:space="0" w:color="auto"/>
                <w:left w:val="none" w:sz="0" w:space="0" w:color="auto"/>
                <w:bottom w:val="none" w:sz="0" w:space="0" w:color="auto"/>
                <w:right w:val="none" w:sz="0" w:space="0" w:color="auto"/>
              </w:divBdr>
            </w:div>
          </w:divsChild>
        </w:div>
        <w:div w:id="1579755243">
          <w:marLeft w:val="0"/>
          <w:marRight w:val="0"/>
          <w:marTop w:val="0"/>
          <w:marBottom w:val="0"/>
          <w:divBdr>
            <w:top w:val="none" w:sz="0" w:space="0" w:color="auto"/>
            <w:left w:val="none" w:sz="0" w:space="0" w:color="auto"/>
            <w:bottom w:val="none" w:sz="0" w:space="0" w:color="auto"/>
            <w:right w:val="none" w:sz="0" w:space="0" w:color="auto"/>
          </w:divBdr>
          <w:divsChild>
            <w:div w:id="1311059103">
              <w:marLeft w:val="0"/>
              <w:marRight w:val="0"/>
              <w:marTop w:val="0"/>
              <w:marBottom w:val="0"/>
              <w:divBdr>
                <w:top w:val="none" w:sz="0" w:space="0" w:color="auto"/>
                <w:left w:val="none" w:sz="0" w:space="0" w:color="auto"/>
                <w:bottom w:val="none" w:sz="0" w:space="0" w:color="auto"/>
                <w:right w:val="none" w:sz="0" w:space="0" w:color="auto"/>
              </w:divBdr>
            </w:div>
          </w:divsChild>
        </w:div>
        <w:div w:id="1082334718">
          <w:marLeft w:val="0"/>
          <w:marRight w:val="0"/>
          <w:marTop w:val="0"/>
          <w:marBottom w:val="0"/>
          <w:divBdr>
            <w:top w:val="none" w:sz="0" w:space="0" w:color="auto"/>
            <w:left w:val="none" w:sz="0" w:space="0" w:color="auto"/>
            <w:bottom w:val="none" w:sz="0" w:space="0" w:color="auto"/>
            <w:right w:val="none" w:sz="0" w:space="0" w:color="auto"/>
          </w:divBdr>
          <w:divsChild>
            <w:div w:id="102191404">
              <w:marLeft w:val="0"/>
              <w:marRight w:val="0"/>
              <w:marTop w:val="0"/>
              <w:marBottom w:val="0"/>
              <w:divBdr>
                <w:top w:val="none" w:sz="0" w:space="0" w:color="auto"/>
                <w:left w:val="none" w:sz="0" w:space="0" w:color="auto"/>
                <w:bottom w:val="none" w:sz="0" w:space="0" w:color="auto"/>
                <w:right w:val="none" w:sz="0" w:space="0" w:color="auto"/>
              </w:divBdr>
            </w:div>
            <w:div w:id="822545333">
              <w:marLeft w:val="0"/>
              <w:marRight w:val="0"/>
              <w:marTop w:val="0"/>
              <w:marBottom w:val="0"/>
              <w:divBdr>
                <w:top w:val="none" w:sz="0" w:space="0" w:color="auto"/>
                <w:left w:val="none" w:sz="0" w:space="0" w:color="auto"/>
                <w:bottom w:val="none" w:sz="0" w:space="0" w:color="auto"/>
                <w:right w:val="none" w:sz="0" w:space="0" w:color="auto"/>
              </w:divBdr>
            </w:div>
            <w:div w:id="402417275">
              <w:marLeft w:val="0"/>
              <w:marRight w:val="0"/>
              <w:marTop w:val="0"/>
              <w:marBottom w:val="0"/>
              <w:divBdr>
                <w:top w:val="none" w:sz="0" w:space="0" w:color="auto"/>
                <w:left w:val="none" w:sz="0" w:space="0" w:color="auto"/>
                <w:bottom w:val="none" w:sz="0" w:space="0" w:color="auto"/>
                <w:right w:val="none" w:sz="0" w:space="0" w:color="auto"/>
              </w:divBdr>
            </w:div>
            <w:div w:id="807405995">
              <w:marLeft w:val="0"/>
              <w:marRight w:val="0"/>
              <w:marTop w:val="0"/>
              <w:marBottom w:val="0"/>
              <w:divBdr>
                <w:top w:val="none" w:sz="0" w:space="0" w:color="auto"/>
                <w:left w:val="none" w:sz="0" w:space="0" w:color="auto"/>
                <w:bottom w:val="none" w:sz="0" w:space="0" w:color="auto"/>
                <w:right w:val="none" w:sz="0" w:space="0" w:color="auto"/>
              </w:divBdr>
            </w:div>
            <w:div w:id="1718503090">
              <w:marLeft w:val="0"/>
              <w:marRight w:val="0"/>
              <w:marTop w:val="0"/>
              <w:marBottom w:val="0"/>
              <w:divBdr>
                <w:top w:val="none" w:sz="0" w:space="0" w:color="auto"/>
                <w:left w:val="none" w:sz="0" w:space="0" w:color="auto"/>
                <w:bottom w:val="none" w:sz="0" w:space="0" w:color="auto"/>
                <w:right w:val="none" w:sz="0" w:space="0" w:color="auto"/>
              </w:divBdr>
            </w:div>
          </w:divsChild>
        </w:div>
        <w:div w:id="1545484987">
          <w:marLeft w:val="0"/>
          <w:marRight w:val="0"/>
          <w:marTop w:val="0"/>
          <w:marBottom w:val="0"/>
          <w:divBdr>
            <w:top w:val="none" w:sz="0" w:space="0" w:color="auto"/>
            <w:left w:val="none" w:sz="0" w:space="0" w:color="auto"/>
            <w:bottom w:val="none" w:sz="0" w:space="0" w:color="auto"/>
            <w:right w:val="none" w:sz="0" w:space="0" w:color="auto"/>
          </w:divBdr>
          <w:divsChild>
            <w:div w:id="933394034">
              <w:marLeft w:val="0"/>
              <w:marRight w:val="0"/>
              <w:marTop w:val="0"/>
              <w:marBottom w:val="0"/>
              <w:divBdr>
                <w:top w:val="none" w:sz="0" w:space="0" w:color="auto"/>
                <w:left w:val="none" w:sz="0" w:space="0" w:color="auto"/>
                <w:bottom w:val="none" w:sz="0" w:space="0" w:color="auto"/>
                <w:right w:val="none" w:sz="0" w:space="0" w:color="auto"/>
              </w:divBdr>
            </w:div>
            <w:div w:id="835077012">
              <w:marLeft w:val="0"/>
              <w:marRight w:val="0"/>
              <w:marTop w:val="0"/>
              <w:marBottom w:val="0"/>
              <w:divBdr>
                <w:top w:val="none" w:sz="0" w:space="0" w:color="auto"/>
                <w:left w:val="none" w:sz="0" w:space="0" w:color="auto"/>
                <w:bottom w:val="none" w:sz="0" w:space="0" w:color="auto"/>
                <w:right w:val="none" w:sz="0" w:space="0" w:color="auto"/>
              </w:divBdr>
            </w:div>
            <w:div w:id="743142126">
              <w:marLeft w:val="0"/>
              <w:marRight w:val="0"/>
              <w:marTop w:val="0"/>
              <w:marBottom w:val="0"/>
              <w:divBdr>
                <w:top w:val="none" w:sz="0" w:space="0" w:color="auto"/>
                <w:left w:val="none" w:sz="0" w:space="0" w:color="auto"/>
                <w:bottom w:val="none" w:sz="0" w:space="0" w:color="auto"/>
                <w:right w:val="none" w:sz="0" w:space="0" w:color="auto"/>
              </w:divBdr>
            </w:div>
            <w:div w:id="816803094">
              <w:marLeft w:val="0"/>
              <w:marRight w:val="0"/>
              <w:marTop w:val="0"/>
              <w:marBottom w:val="0"/>
              <w:divBdr>
                <w:top w:val="none" w:sz="0" w:space="0" w:color="auto"/>
                <w:left w:val="none" w:sz="0" w:space="0" w:color="auto"/>
                <w:bottom w:val="none" w:sz="0" w:space="0" w:color="auto"/>
                <w:right w:val="none" w:sz="0" w:space="0" w:color="auto"/>
              </w:divBdr>
            </w:div>
            <w:div w:id="238100611">
              <w:marLeft w:val="0"/>
              <w:marRight w:val="0"/>
              <w:marTop w:val="0"/>
              <w:marBottom w:val="0"/>
              <w:divBdr>
                <w:top w:val="none" w:sz="0" w:space="0" w:color="auto"/>
                <w:left w:val="none" w:sz="0" w:space="0" w:color="auto"/>
                <w:bottom w:val="none" w:sz="0" w:space="0" w:color="auto"/>
                <w:right w:val="none" w:sz="0" w:space="0" w:color="auto"/>
              </w:divBdr>
            </w:div>
            <w:div w:id="1630741763">
              <w:marLeft w:val="0"/>
              <w:marRight w:val="0"/>
              <w:marTop w:val="0"/>
              <w:marBottom w:val="0"/>
              <w:divBdr>
                <w:top w:val="none" w:sz="0" w:space="0" w:color="auto"/>
                <w:left w:val="none" w:sz="0" w:space="0" w:color="auto"/>
                <w:bottom w:val="none" w:sz="0" w:space="0" w:color="auto"/>
                <w:right w:val="none" w:sz="0" w:space="0" w:color="auto"/>
              </w:divBdr>
            </w:div>
            <w:div w:id="102843759">
              <w:marLeft w:val="0"/>
              <w:marRight w:val="0"/>
              <w:marTop w:val="0"/>
              <w:marBottom w:val="0"/>
              <w:divBdr>
                <w:top w:val="none" w:sz="0" w:space="0" w:color="auto"/>
                <w:left w:val="none" w:sz="0" w:space="0" w:color="auto"/>
                <w:bottom w:val="none" w:sz="0" w:space="0" w:color="auto"/>
                <w:right w:val="none" w:sz="0" w:space="0" w:color="auto"/>
              </w:divBdr>
            </w:div>
            <w:div w:id="1131242425">
              <w:marLeft w:val="0"/>
              <w:marRight w:val="0"/>
              <w:marTop w:val="0"/>
              <w:marBottom w:val="0"/>
              <w:divBdr>
                <w:top w:val="none" w:sz="0" w:space="0" w:color="auto"/>
                <w:left w:val="none" w:sz="0" w:space="0" w:color="auto"/>
                <w:bottom w:val="none" w:sz="0" w:space="0" w:color="auto"/>
                <w:right w:val="none" w:sz="0" w:space="0" w:color="auto"/>
              </w:divBdr>
            </w:div>
          </w:divsChild>
        </w:div>
        <w:div w:id="542717470">
          <w:marLeft w:val="0"/>
          <w:marRight w:val="0"/>
          <w:marTop w:val="0"/>
          <w:marBottom w:val="0"/>
          <w:divBdr>
            <w:top w:val="none" w:sz="0" w:space="0" w:color="auto"/>
            <w:left w:val="none" w:sz="0" w:space="0" w:color="auto"/>
            <w:bottom w:val="none" w:sz="0" w:space="0" w:color="auto"/>
            <w:right w:val="none" w:sz="0" w:space="0" w:color="auto"/>
          </w:divBdr>
          <w:divsChild>
            <w:div w:id="673529811">
              <w:marLeft w:val="0"/>
              <w:marRight w:val="0"/>
              <w:marTop w:val="0"/>
              <w:marBottom w:val="0"/>
              <w:divBdr>
                <w:top w:val="none" w:sz="0" w:space="0" w:color="auto"/>
                <w:left w:val="none" w:sz="0" w:space="0" w:color="auto"/>
                <w:bottom w:val="none" w:sz="0" w:space="0" w:color="auto"/>
                <w:right w:val="none" w:sz="0" w:space="0" w:color="auto"/>
              </w:divBdr>
            </w:div>
          </w:divsChild>
        </w:div>
        <w:div w:id="1025448849">
          <w:marLeft w:val="0"/>
          <w:marRight w:val="0"/>
          <w:marTop w:val="0"/>
          <w:marBottom w:val="0"/>
          <w:divBdr>
            <w:top w:val="none" w:sz="0" w:space="0" w:color="auto"/>
            <w:left w:val="none" w:sz="0" w:space="0" w:color="auto"/>
            <w:bottom w:val="none" w:sz="0" w:space="0" w:color="auto"/>
            <w:right w:val="none" w:sz="0" w:space="0" w:color="auto"/>
          </w:divBdr>
          <w:divsChild>
            <w:div w:id="926768167">
              <w:marLeft w:val="0"/>
              <w:marRight w:val="0"/>
              <w:marTop w:val="0"/>
              <w:marBottom w:val="0"/>
              <w:divBdr>
                <w:top w:val="none" w:sz="0" w:space="0" w:color="auto"/>
                <w:left w:val="none" w:sz="0" w:space="0" w:color="auto"/>
                <w:bottom w:val="none" w:sz="0" w:space="0" w:color="auto"/>
                <w:right w:val="none" w:sz="0" w:space="0" w:color="auto"/>
              </w:divBdr>
            </w:div>
            <w:div w:id="1817525787">
              <w:marLeft w:val="0"/>
              <w:marRight w:val="0"/>
              <w:marTop w:val="0"/>
              <w:marBottom w:val="0"/>
              <w:divBdr>
                <w:top w:val="none" w:sz="0" w:space="0" w:color="auto"/>
                <w:left w:val="none" w:sz="0" w:space="0" w:color="auto"/>
                <w:bottom w:val="none" w:sz="0" w:space="0" w:color="auto"/>
                <w:right w:val="none" w:sz="0" w:space="0" w:color="auto"/>
              </w:divBdr>
            </w:div>
          </w:divsChild>
        </w:div>
        <w:div w:id="777063047">
          <w:marLeft w:val="0"/>
          <w:marRight w:val="0"/>
          <w:marTop w:val="0"/>
          <w:marBottom w:val="0"/>
          <w:divBdr>
            <w:top w:val="none" w:sz="0" w:space="0" w:color="auto"/>
            <w:left w:val="none" w:sz="0" w:space="0" w:color="auto"/>
            <w:bottom w:val="none" w:sz="0" w:space="0" w:color="auto"/>
            <w:right w:val="none" w:sz="0" w:space="0" w:color="auto"/>
          </w:divBdr>
          <w:divsChild>
            <w:div w:id="315883929">
              <w:marLeft w:val="0"/>
              <w:marRight w:val="0"/>
              <w:marTop w:val="0"/>
              <w:marBottom w:val="0"/>
              <w:divBdr>
                <w:top w:val="none" w:sz="0" w:space="0" w:color="auto"/>
                <w:left w:val="none" w:sz="0" w:space="0" w:color="auto"/>
                <w:bottom w:val="none" w:sz="0" w:space="0" w:color="auto"/>
                <w:right w:val="none" w:sz="0" w:space="0" w:color="auto"/>
              </w:divBdr>
            </w:div>
            <w:div w:id="1264073451">
              <w:marLeft w:val="0"/>
              <w:marRight w:val="0"/>
              <w:marTop w:val="0"/>
              <w:marBottom w:val="0"/>
              <w:divBdr>
                <w:top w:val="none" w:sz="0" w:space="0" w:color="auto"/>
                <w:left w:val="none" w:sz="0" w:space="0" w:color="auto"/>
                <w:bottom w:val="none" w:sz="0" w:space="0" w:color="auto"/>
                <w:right w:val="none" w:sz="0" w:space="0" w:color="auto"/>
              </w:divBdr>
            </w:div>
            <w:div w:id="1917282337">
              <w:marLeft w:val="0"/>
              <w:marRight w:val="0"/>
              <w:marTop w:val="0"/>
              <w:marBottom w:val="0"/>
              <w:divBdr>
                <w:top w:val="none" w:sz="0" w:space="0" w:color="auto"/>
                <w:left w:val="none" w:sz="0" w:space="0" w:color="auto"/>
                <w:bottom w:val="none" w:sz="0" w:space="0" w:color="auto"/>
                <w:right w:val="none" w:sz="0" w:space="0" w:color="auto"/>
              </w:divBdr>
            </w:div>
            <w:div w:id="1610234888">
              <w:marLeft w:val="0"/>
              <w:marRight w:val="0"/>
              <w:marTop w:val="0"/>
              <w:marBottom w:val="0"/>
              <w:divBdr>
                <w:top w:val="none" w:sz="0" w:space="0" w:color="auto"/>
                <w:left w:val="none" w:sz="0" w:space="0" w:color="auto"/>
                <w:bottom w:val="none" w:sz="0" w:space="0" w:color="auto"/>
                <w:right w:val="none" w:sz="0" w:space="0" w:color="auto"/>
              </w:divBdr>
            </w:div>
            <w:div w:id="637611966">
              <w:marLeft w:val="0"/>
              <w:marRight w:val="0"/>
              <w:marTop w:val="0"/>
              <w:marBottom w:val="0"/>
              <w:divBdr>
                <w:top w:val="none" w:sz="0" w:space="0" w:color="auto"/>
                <w:left w:val="none" w:sz="0" w:space="0" w:color="auto"/>
                <w:bottom w:val="none" w:sz="0" w:space="0" w:color="auto"/>
                <w:right w:val="none" w:sz="0" w:space="0" w:color="auto"/>
              </w:divBdr>
            </w:div>
          </w:divsChild>
        </w:div>
        <w:div w:id="43451637">
          <w:marLeft w:val="0"/>
          <w:marRight w:val="0"/>
          <w:marTop w:val="0"/>
          <w:marBottom w:val="0"/>
          <w:divBdr>
            <w:top w:val="none" w:sz="0" w:space="0" w:color="auto"/>
            <w:left w:val="none" w:sz="0" w:space="0" w:color="auto"/>
            <w:bottom w:val="none" w:sz="0" w:space="0" w:color="auto"/>
            <w:right w:val="none" w:sz="0" w:space="0" w:color="auto"/>
          </w:divBdr>
          <w:divsChild>
            <w:div w:id="1612929357">
              <w:marLeft w:val="0"/>
              <w:marRight w:val="0"/>
              <w:marTop w:val="0"/>
              <w:marBottom w:val="0"/>
              <w:divBdr>
                <w:top w:val="none" w:sz="0" w:space="0" w:color="auto"/>
                <w:left w:val="none" w:sz="0" w:space="0" w:color="auto"/>
                <w:bottom w:val="none" w:sz="0" w:space="0" w:color="auto"/>
                <w:right w:val="none" w:sz="0" w:space="0" w:color="auto"/>
              </w:divBdr>
            </w:div>
          </w:divsChild>
        </w:div>
        <w:div w:id="1917351432">
          <w:marLeft w:val="0"/>
          <w:marRight w:val="0"/>
          <w:marTop w:val="0"/>
          <w:marBottom w:val="0"/>
          <w:divBdr>
            <w:top w:val="none" w:sz="0" w:space="0" w:color="auto"/>
            <w:left w:val="none" w:sz="0" w:space="0" w:color="auto"/>
            <w:bottom w:val="none" w:sz="0" w:space="0" w:color="auto"/>
            <w:right w:val="none" w:sz="0" w:space="0" w:color="auto"/>
          </w:divBdr>
          <w:divsChild>
            <w:div w:id="581989480">
              <w:marLeft w:val="0"/>
              <w:marRight w:val="0"/>
              <w:marTop w:val="0"/>
              <w:marBottom w:val="0"/>
              <w:divBdr>
                <w:top w:val="none" w:sz="0" w:space="0" w:color="auto"/>
                <w:left w:val="none" w:sz="0" w:space="0" w:color="auto"/>
                <w:bottom w:val="none" w:sz="0" w:space="0" w:color="auto"/>
                <w:right w:val="none" w:sz="0" w:space="0" w:color="auto"/>
              </w:divBdr>
            </w:div>
            <w:div w:id="1713267515">
              <w:marLeft w:val="0"/>
              <w:marRight w:val="0"/>
              <w:marTop w:val="0"/>
              <w:marBottom w:val="0"/>
              <w:divBdr>
                <w:top w:val="none" w:sz="0" w:space="0" w:color="auto"/>
                <w:left w:val="none" w:sz="0" w:space="0" w:color="auto"/>
                <w:bottom w:val="none" w:sz="0" w:space="0" w:color="auto"/>
                <w:right w:val="none" w:sz="0" w:space="0" w:color="auto"/>
              </w:divBdr>
            </w:div>
          </w:divsChild>
        </w:div>
        <w:div w:id="954482122">
          <w:marLeft w:val="0"/>
          <w:marRight w:val="0"/>
          <w:marTop w:val="0"/>
          <w:marBottom w:val="0"/>
          <w:divBdr>
            <w:top w:val="none" w:sz="0" w:space="0" w:color="auto"/>
            <w:left w:val="none" w:sz="0" w:space="0" w:color="auto"/>
            <w:bottom w:val="none" w:sz="0" w:space="0" w:color="auto"/>
            <w:right w:val="none" w:sz="0" w:space="0" w:color="auto"/>
          </w:divBdr>
          <w:divsChild>
            <w:div w:id="769398414">
              <w:marLeft w:val="0"/>
              <w:marRight w:val="0"/>
              <w:marTop w:val="0"/>
              <w:marBottom w:val="0"/>
              <w:divBdr>
                <w:top w:val="none" w:sz="0" w:space="0" w:color="auto"/>
                <w:left w:val="none" w:sz="0" w:space="0" w:color="auto"/>
                <w:bottom w:val="none" w:sz="0" w:space="0" w:color="auto"/>
                <w:right w:val="none" w:sz="0" w:space="0" w:color="auto"/>
              </w:divBdr>
            </w:div>
            <w:div w:id="1548950751">
              <w:marLeft w:val="0"/>
              <w:marRight w:val="0"/>
              <w:marTop w:val="0"/>
              <w:marBottom w:val="0"/>
              <w:divBdr>
                <w:top w:val="none" w:sz="0" w:space="0" w:color="auto"/>
                <w:left w:val="none" w:sz="0" w:space="0" w:color="auto"/>
                <w:bottom w:val="none" w:sz="0" w:space="0" w:color="auto"/>
                <w:right w:val="none" w:sz="0" w:space="0" w:color="auto"/>
              </w:divBdr>
            </w:div>
            <w:div w:id="384262068">
              <w:marLeft w:val="0"/>
              <w:marRight w:val="0"/>
              <w:marTop w:val="0"/>
              <w:marBottom w:val="0"/>
              <w:divBdr>
                <w:top w:val="none" w:sz="0" w:space="0" w:color="auto"/>
                <w:left w:val="none" w:sz="0" w:space="0" w:color="auto"/>
                <w:bottom w:val="none" w:sz="0" w:space="0" w:color="auto"/>
                <w:right w:val="none" w:sz="0" w:space="0" w:color="auto"/>
              </w:divBdr>
            </w:div>
            <w:div w:id="554515142">
              <w:marLeft w:val="0"/>
              <w:marRight w:val="0"/>
              <w:marTop w:val="0"/>
              <w:marBottom w:val="0"/>
              <w:divBdr>
                <w:top w:val="none" w:sz="0" w:space="0" w:color="auto"/>
                <w:left w:val="none" w:sz="0" w:space="0" w:color="auto"/>
                <w:bottom w:val="none" w:sz="0" w:space="0" w:color="auto"/>
                <w:right w:val="none" w:sz="0" w:space="0" w:color="auto"/>
              </w:divBdr>
            </w:div>
            <w:div w:id="14154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package" Target="embeddings/Microsoft_Visio_Drawing6.vsdx"/><Relationship Id="rId39" Type="http://schemas.openxmlformats.org/officeDocument/2006/relationships/package" Target="embeddings/Microsoft_Visio_Drawing11.vsdx"/><Relationship Id="rId21" Type="http://schemas.openxmlformats.org/officeDocument/2006/relationships/image" Target="media/image8.emf"/><Relationship Id="rId34" Type="http://schemas.openxmlformats.org/officeDocument/2006/relationships/package" Target="embeddings/Microsoft_Visio_Drawing8.vsdx"/><Relationship Id="rId42" Type="http://schemas.openxmlformats.org/officeDocument/2006/relationships/image" Target="media/image20.emf"/><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image" Target="media/image31.emf"/><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package" Target="embeddings/Microsoft_Visio_Drawing12.vsdx"/><Relationship Id="rId54" Type="http://schemas.openxmlformats.org/officeDocument/2006/relationships/image" Target="media/image30.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5.vsdx"/><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image" Target="media/image19.emf"/><Relationship Id="rId45" Type="http://schemas.openxmlformats.org/officeDocument/2006/relationships/package" Target="embeddings/Microsoft_Visio_Drawing14.vsdx"/><Relationship Id="rId53" Type="http://schemas.openxmlformats.org/officeDocument/2006/relationships/image" Target="media/image29.emf"/><Relationship Id="rId58" Type="http://schemas.openxmlformats.org/officeDocument/2006/relationships/image" Target="media/image34.emf"/><Relationship Id="rId5" Type="http://schemas.openxmlformats.org/officeDocument/2006/relationships/numbering" Target="numbering.xml"/><Relationship Id="rId15" Type="http://schemas.openxmlformats.org/officeDocument/2006/relationships/package" Target="embeddings/Microsoft_Visio_Drawing2.vsdx"/><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9.vsdx"/><Relationship Id="rId49" Type="http://schemas.openxmlformats.org/officeDocument/2006/relationships/image" Target="media/image25.emf"/><Relationship Id="rId57" Type="http://schemas.openxmlformats.org/officeDocument/2006/relationships/image" Target="media/image33.emf"/><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8.emf"/><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package" Target="embeddings/Microsoft_Visio_Drawing13.vsdx"/><Relationship Id="rId48" Type="http://schemas.openxmlformats.org/officeDocument/2006/relationships/image" Target="media/image24.emf"/><Relationship Id="rId56" Type="http://schemas.openxmlformats.org/officeDocument/2006/relationships/image" Target="media/image32.emf"/><Relationship Id="rId8" Type="http://schemas.openxmlformats.org/officeDocument/2006/relationships/webSettings" Target="webSettings.xml"/><Relationship Id="rId51" Type="http://schemas.openxmlformats.org/officeDocument/2006/relationships/image" Target="media/image27.emf"/><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package" Target="embeddings/Microsoft_Visio_Drawing10.vsdx"/><Relationship Id="rId46" Type="http://schemas.openxmlformats.org/officeDocument/2006/relationships/image" Target="media/image22.emf"/><Relationship Id="rId59" Type="http://schemas.openxmlformats.org/officeDocument/2006/relationships/image" Target="media/image35.emf"/></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erj1\AppData\Local\Microsoft\Windows\Temporary%20Internet%20Files\Content.Outlook\BYFUCQLR\Provid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DBD10DCAA42D4986065EB2D19C6474" ma:contentTypeVersion="2" ma:contentTypeDescription="Create a new document." ma:contentTypeScope="" ma:versionID="c339dda9cb8da4117bbe1a1e60263a61">
  <xsd:schema xmlns:xsd="http://www.w3.org/2001/XMLSchema" xmlns:xs="http://www.w3.org/2001/XMLSchema" xmlns:p="http://schemas.microsoft.com/office/2006/metadata/properties" xmlns:ns2="b058aa61-562b-484c-b96b-548e44cfa88b" targetNamespace="http://schemas.microsoft.com/office/2006/metadata/properties" ma:root="true" ma:fieldsID="026bc8cec52535ac2fe018e23fa88b0c" ns2:_="">
    <xsd:import namespace="b058aa61-562b-484c-b96b-548e44cfa88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8aa61-562b-484c-b96b-548e44cfa88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b058aa61-562b-484c-b96b-548e44cfa88b">
      <UserInfo>
        <DisplayName>Akbar, Ahmed (Strategy, Architecture &amp; Data.PFMS)</DisplayName>
        <AccountId>412</AccountId>
        <AccountType/>
      </UserInfo>
      <UserInfo>
        <DisplayName>Douglass, Joanne (Strategy, Architecture &amp; Data.PFMS)</DisplayName>
        <AccountId>685</AccountId>
        <AccountType/>
      </UserInfo>
      <UserInfo>
        <DisplayName>Davis, Andrew (Strategy, Architecture &amp; Data.PFMS)</DisplayName>
        <AccountId>282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A558A-3B57-4649-8507-37F8837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8aa61-562b-484c-b96b-548e44cfa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36F21A-4BD4-4415-AB5B-6511AF88B384}">
  <ds:schemaRefs>
    <ds:schemaRef ds:uri="http://schemas.microsoft.com/sharepoint/v3/contenttype/forms"/>
  </ds:schemaRefs>
</ds:datastoreItem>
</file>

<file path=customXml/itemProps3.xml><?xml version="1.0" encoding="utf-8"?>
<ds:datastoreItem xmlns:ds="http://schemas.openxmlformats.org/officeDocument/2006/customXml" ds:itemID="{D5AF78B8-28D1-4DFA-AD55-D0BB9A73E30D}">
  <ds:schemaRefs>
    <ds:schemaRef ds:uri="http://schemas.microsoft.com/office/2006/metadata/properties"/>
    <ds:schemaRef ds:uri="http://schemas.microsoft.com/office/infopath/2007/PartnerControls"/>
    <ds:schemaRef ds:uri="b058aa61-562b-484c-b96b-548e44cfa88b"/>
  </ds:schemaRefs>
</ds:datastoreItem>
</file>

<file path=customXml/itemProps4.xml><?xml version="1.0" encoding="utf-8"?>
<ds:datastoreItem xmlns:ds="http://schemas.openxmlformats.org/officeDocument/2006/customXml" ds:itemID="{239A0998-EFFD-44FD-B2D7-B9F992293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Provident template</Template>
  <TotalTime>1376</TotalTime>
  <Pages>1</Pages>
  <Words>14585</Words>
  <Characters>83136</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Karian &amp; Box</Company>
  <LinksUpToDate>false</LinksUpToDate>
  <CharactersWithSpaces>97526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barberj1</dc:creator>
  <cp:lastModifiedBy>Bennett, David (Strategy, Architecture &amp; Data.PFMS)</cp:lastModifiedBy>
  <cp:revision>51</cp:revision>
  <cp:lastPrinted>2016-02-23T10:58:00Z</cp:lastPrinted>
  <dcterms:created xsi:type="dcterms:W3CDTF">2016-02-23T13:42:00Z</dcterms:created>
  <dcterms:modified xsi:type="dcterms:W3CDTF">2016-08-08T12:23:00Z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0x01010096DBD10DCAA42D4986065EB2D19C6474</vt:lpwstr>
  </property>
</Properties>
</file>